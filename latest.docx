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0CD0" w14:textId="008C95B5" w:rsidR="000A3718" w:rsidRPr="0043411F" w:rsidRDefault="00BE7DC3">
      <w:pPr>
        <w:pStyle w:val="covertitle01"/>
        <w:rPr>
          <w:rFonts w:eastAsiaTheme="minorEastAsia"/>
        </w:rPr>
      </w:pPr>
      <w:bookmarkStart w:id="0" w:name="_Hlk177917614"/>
      <w:bookmarkEnd w:id="0"/>
      <w:r>
        <w:rPr>
          <w:noProof/>
        </w:rPr>
        <mc:AlternateContent>
          <mc:Choice Requires="wps">
            <w:drawing>
              <wp:anchor distT="0" distB="0" distL="114300" distR="114300" simplePos="0" relativeHeight="251659264" behindDoc="0" locked="0" layoutInCell="1" allowOverlap="1" wp14:anchorId="3ECA1098" wp14:editId="3ECA1099">
                <wp:simplePos x="0" y="0"/>
                <wp:positionH relativeFrom="margin">
                  <wp:align>center</wp:align>
                </wp:positionH>
                <wp:positionV relativeFrom="paragraph">
                  <wp:posOffset>3810</wp:posOffset>
                </wp:positionV>
                <wp:extent cx="6264000" cy="72000"/>
                <wp:effectExtent l="0" t="0" r="3810" b="4445"/>
                <wp:wrapNone/>
                <wp:docPr id="1747486488" name="正方形/長方形 2"/>
                <wp:cNvGraphicFramePr/>
                <a:graphic xmlns:a="http://schemas.openxmlformats.org/drawingml/2006/main">
                  <a:graphicData uri="http://schemas.microsoft.com/office/word/2010/wordprocessingShape">
                    <wps:wsp>
                      <wps:cNvSpPr/>
                      <wps:spPr>
                        <a:xfrm>
                          <a:off x="0" y="0"/>
                          <a:ext cx="6264000" cy="72000"/>
                        </a:xfrm>
                        <a:prstGeom prst="rect">
                          <a:avLst/>
                        </a:prstGeom>
                        <a:solidFill>
                          <a:srgbClr val="8F91C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F6CF0" id="正方形/長方形 2" o:spid="_x0000_s1026" style="position:absolute;margin-left:0;margin-top:.3pt;width:493.25pt;height: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" fillcolor="#8f91c6" stroked="f" strokeweight="1pt">
                <w10:wrap anchorx="margin"/>
              </v:rect>
            </w:pict>
          </mc:Fallback>
        </mc:AlternateContent>
      </w:r>
      <w:r>
        <w:rPr>
          <w:rFonts w:hint="eastAsia"/>
          <w:lang w:eastAsia="zh-TW"/>
        </w:rPr>
        <w:t>浜松商工会議所</w:t>
      </w:r>
    </w:p>
    <w:p w14:paraId="3ECA0CD1" w14:textId="77777777" w:rsidR="000A3718" w:rsidRDefault="00BE7DC3">
      <w:pPr>
        <w:pStyle w:val="covertitle02"/>
        <w:rPr>
          <w:rFonts w:ascii="游ゴシック Medium" w:eastAsia="游ゴシック Medium" w:hAnsi="游ゴシック Medium"/>
          <w:spacing w:val="10"/>
          <w:lang w:eastAsia="zh-TW"/>
        </w:rPr>
      </w:pPr>
      <w:r>
        <w:rPr>
          <w:rFonts w:ascii="游ゴシック Medium" w:eastAsia="游ゴシック Medium" w:hAnsi="游ゴシック Medium" w:hint="eastAsia"/>
          <w:spacing w:val="10"/>
          <w:lang w:eastAsia="zh-TW"/>
        </w:rPr>
        <w:t>小規模事業者持続化補助金</w:t>
      </w:r>
    </w:p>
    <w:p w14:paraId="3ECA0CD2" w14:textId="77777777" w:rsidR="000A3718" w:rsidRDefault="00BE7DC3">
      <w:pPr>
        <w:pStyle w:val="covertitle02"/>
        <w:rPr>
          <w:rFonts w:ascii="游ゴシック Medium" w:eastAsia="游ゴシック Medium" w:hAnsi="游ゴシック Medium"/>
          <w:spacing w:val="10"/>
        </w:rPr>
      </w:pPr>
      <w:r>
        <w:rPr>
          <w:rFonts w:ascii="游ゴシック Medium" w:eastAsia="游ゴシック Medium" w:hAnsi="游ゴシック Medium" w:hint="eastAsia"/>
          <w:spacing w:val="10"/>
        </w:rPr>
        <w:t>経営計画・補助事業計画 策定支援シート</w:t>
      </w:r>
    </w:p>
    <w:p w14:paraId="3ECA0CD3" w14:textId="77777777" w:rsidR="000A3718" w:rsidRDefault="000A3718"/>
    <w:p w14:paraId="3ECA0CD4" w14:textId="77777777" w:rsidR="000A3718" w:rsidRDefault="00BE7DC3">
      <w:r>
        <w:rPr>
          <w:noProof/>
        </w:rPr>
        <mc:AlternateContent>
          <mc:Choice Requires="wps">
            <w:drawing>
              <wp:anchor distT="0" distB="0" distL="114300" distR="114300" simplePos="0" relativeHeight="251662336" behindDoc="0" locked="0" layoutInCell="1" allowOverlap="1" wp14:anchorId="3ECA109A" wp14:editId="3ECA109B">
                <wp:simplePos x="0" y="0"/>
                <wp:positionH relativeFrom="margin">
                  <wp:posOffset>0</wp:posOffset>
                </wp:positionH>
                <wp:positionV relativeFrom="paragraph">
                  <wp:posOffset>13335</wp:posOffset>
                </wp:positionV>
                <wp:extent cx="6264000" cy="0"/>
                <wp:effectExtent l="0" t="0" r="0" b="0"/>
                <wp:wrapNone/>
                <wp:docPr id="1285767309" name="直線コネクタ 3"/>
                <wp:cNvGraphicFramePr/>
                <a:graphic xmlns:a="http://schemas.openxmlformats.org/drawingml/2006/main">
                  <a:graphicData uri="http://schemas.microsoft.com/office/word/2010/wordprocessingShape">
                    <wps:wsp>
                      <wps:cNvCnPr/>
                      <wps:spPr>
                        <a:xfrm>
                          <a:off x="0" y="0"/>
                          <a:ext cx="626400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D4D89" id="直線コネクタ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49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" strokecolor="#7f7f7f [1612]" strokeweight="1pt">
                <v:stroke joinstyle="miter"/>
                <w10:wrap anchorx="margin"/>
              </v:line>
            </w:pict>
          </mc:Fallback>
        </mc:AlternateContent>
      </w:r>
    </w:p>
    <w:p w14:paraId="3ECA0CD5" w14:textId="77777777" w:rsidR="000A3718" w:rsidRDefault="00BE7DC3">
      <w:pPr>
        <w:spacing w:after="240"/>
        <w:rPr>
          <w:b/>
          <w:bCs/>
          <w:sz w:val="28"/>
          <w:szCs w:val="28"/>
        </w:rPr>
      </w:pPr>
      <w:r>
        <w:rPr>
          <w:rFonts w:hint="eastAsia"/>
          <w:b/>
          <w:bCs/>
          <w:sz w:val="28"/>
          <w:szCs w:val="28"/>
        </w:rPr>
        <w:t>はじめにお読みください</w:t>
      </w:r>
    </w:p>
    <w:p w14:paraId="3ECA0CD6" w14:textId="77777777" w:rsidR="000A3718" w:rsidRDefault="00BE7DC3">
      <w:pPr>
        <w:pStyle w:val="tableparagraph"/>
        <w:spacing w:after="240"/>
      </w:pPr>
      <w:r>
        <w:rPr>
          <w:rFonts w:hint="eastAsia"/>
        </w:rPr>
        <w:t>小規模事業者持続化補助金</w:t>
      </w:r>
      <w:r>
        <w:rPr>
          <w:rFonts w:hint="eastAsia"/>
        </w:rPr>
        <w:t xml:space="preserve"> </w:t>
      </w:r>
      <w:r>
        <w:rPr>
          <w:rFonts w:hint="eastAsia"/>
        </w:rPr>
        <w:t>経営計画・補助事業計画</w:t>
      </w:r>
      <w:r>
        <w:rPr>
          <w:rFonts w:hint="eastAsia"/>
        </w:rPr>
        <w:t xml:space="preserve"> </w:t>
      </w:r>
      <w:r>
        <w:rPr>
          <w:rFonts w:hint="eastAsia"/>
        </w:rPr>
        <w:t>策定支援シート（以下、本シート）は、みなさまがご自身で策定した経営計画及び補助事業計画（以下、事業計画）に対して、浜松商工会議所の経営支援員がアドバイスする目的で使用します。なお、実際の申請では電子申請システムに事業計画を直接入力します。本シートを添付して申請することはありません。</w:t>
      </w:r>
    </w:p>
    <w:tbl>
      <w:tblPr>
        <w:tblStyle w:val="aa"/>
        <w:tblW w:w="0" w:type="auto"/>
        <w:tblBorders>
          <w:top w:val="single" w:sz="12" w:space="0" w:color="8F91C6"/>
          <w:left w:val="single" w:sz="12" w:space="0" w:color="8F91C6"/>
          <w:bottom w:val="single" w:sz="12" w:space="0" w:color="8F91C6"/>
          <w:right w:val="single" w:sz="12" w:space="0" w:color="8F91C6"/>
          <w:insideH w:val="single" w:sz="12" w:space="0" w:color="8F91C6"/>
          <w:insideV w:val="single" w:sz="12" w:space="0" w:color="8F91C6"/>
        </w:tblBorders>
        <w:tblCellMar>
          <w:top w:w="170" w:type="dxa"/>
          <w:left w:w="284" w:type="dxa"/>
          <w:bottom w:w="170" w:type="dxa"/>
          <w:right w:w="284" w:type="dxa"/>
        </w:tblCellMar>
        <w:tblLook w:val="04A0" w:firstRow="1" w:lastRow="0" w:firstColumn="1" w:lastColumn="0" w:noHBand="0" w:noVBand="1"/>
      </w:tblPr>
      <w:tblGrid>
        <w:gridCol w:w="9834"/>
      </w:tblGrid>
      <w:tr w:rsidR="000A3718" w14:paraId="3ECA0CD9" w14:textId="77777777">
        <w:tc>
          <w:tcPr>
            <w:tcW w:w="10406" w:type="dxa"/>
          </w:tcPr>
          <w:p w14:paraId="3ECA0CD7" w14:textId="77777777" w:rsidR="000A3718" w:rsidRDefault="00BE7DC3">
            <w:pPr>
              <w:rPr>
                <w:b/>
                <w:bCs/>
              </w:rPr>
            </w:pPr>
            <w:r>
              <w:rPr>
                <w:rFonts w:hint="eastAsia"/>
                <w:b/>
                <w:bCs/>
              </w:rPr>
              <w:t>本シートの構成（※両方のファイルを作成してください。）</w:t>
            </w:r>
          </w:p>
          <w:p w14:paraId="3ECA0CD8" w14:textId="2B8295EA" w:rsidR="000A3718" w:rsidRDefault="00BE7DC3">
            <w:r>
              <w:rPr>
                <w:rFonts w:hint="eastAsia"/>
              </w:rPr>
              <w:t>経営計画・補助事業計画</w:t>
            </w:r>
            <w:r>
              <w:t xml:space="preserve"> </w:t>
            </w:r>
            <w:r>
              <w:rPr>
                <w:rFonts w:hint="eastAsia"/>
              </w:rPr>
              <w:t>（</w:t>
            </w:r>
            <w:r>
              <w:t>Word</w:t>
            </w:r>
            <w:r>
              <w:rPr>
                <w:rFonts w:hint="eastAsia"/>
              </w:rPr>
              <w:t>ファイル）</w:t>
            </w:r>
            <w:r>
              <w:br/>
            </w:r>
            <w:r>
              <w:rPr>
                <w:rFonts w:hint="eastAsia"/>
              </w:rPr>
              <w:t>経費明細表・資金調達方法（</w:t>
            </w:r>
            <w:r>
              <w:t>Excel</w:t>
            </w:r>
            <w:r>
              <w:rPr>
                <w:rFonts w:hint="eastAsia"/>
              </w:rPr>
              <w:t>ファイル）</w:t>
            </w:r>
          </w:p>
        </w:tc>
      </w:tr>
    </w:tbl>
    <w:p w14:paraId="3ECA0CDA" w14:textId="77777777" w:rsidR="000A3718" w:rsidRDefault="00BE7DC3">
      <w:pPr>
        <w:pStyle w:val="caseheading3"/>
        <w:spacing w:before="360"/>
      </w:pPr>
      <w:r>
        <w:rPr>
          <w:rFonts w:hint="eastAsia"/>
        </w:rPr>
        <w:t>留意点</w:t>
      </w:r>
    </w:p>
    <w:p w14:paraId="3ECA0CDC" w14:textId="77777777" w:rsidR="000A3718" w:rsidRDefault="00BE7DC3">
      <w:pPr>
        <w:pStyle w:val="tableparagraph"/>
        <w:numPr>
          <w:ilvl w:val="0"/>
          <w:numId w:val="2"/>
        </w:numPr>
        <w:spacing w:after="60"/>
        <w:ind w:left="442" w:hanging="442"/>
      </w:pPr>
      <w:r>
        <w:rPr>
          <w:rFonts w:hint="eastAsia"/>
        </w:rPr>
        <w:t>事業計画の策定には、概ね</w:t>
      </w:r>
      <w:r>
        <w:rPr>
          <w:rFonts w:hint="eastAsia"/>
        </w:rPr>
        <w:t>30</w:t>
      </w:r>
      <w:r>
        <w:rPr>
          <w:rFonts w:hint="eastAsia"/>
        </w:rPr>
        <w:t>時間以上かかります。十分に時間を確保してください。</w:t>
      </w:r>
    </w:p>
    <w:p w14:paraId="3ECA0CDE" w14:textId="27FD203D" w:rsidR="000A3718" w:rsidRDefault="00BE7DC3" w:rsidP="0043411F">
      <w:pPr>
        <w:pStyle w:val="tableparagraph"/>
        <w:numPr>
          <w:ilvl w:val="0"/>
          <w:numId w:val="2"/>
        </w:numPr>
        <w:spacing w:after="60"/>
        <w:ind w:left="442" w:hanging="442"/>
      </w:pPr>
      <w:r>
        <w:rPr>
          <w:rFonts w:hint="eastAsia"/>
        </w:rPr>
        <w:t>事業計画の策定にあたっては、浜松商工会議所ウェブサイトの</w:t>
      </w:r>
      <w:hyperlink r:id="rId8" w:history="1">
        <w:r w:rsidR="000A3718">
          <w:rPr>
            <w:rStyle w:val="ab"/>
            <w:rFonts w:hint="eastAsia"/>
          </w:rPr>
          <w:t>会員専用ページ</w:t>
        </w:r>
      </w:hyperlink>
      <w:r>
        <w:rPr>
          <w:rFonts w:hint="eastAsia"/>
        </w:rPr>
        <w:t>に掲載している「小規模事業者持続化補助金</w:t>
      </w:r>
      <w:r>
        <w:rPr>
          <w:rFonts w:hint="eastAsia"/>
        </w:rPr>
        <w:t xml:space="preserve"> </w:t>
      </w:r>
      <w:r>
        <w:rPr>
          <w:rFonts w:hint="eastAsia"/>
        </w:rPr>
        <w:t>経営計画・補助事業計画</w:t>
      </w:r>
      <w:r>
        <w:rPr>
          <w:rFonts w:hint="eastAsia"/>
        </w:rPr>
        <w:t xml:space="preserve"> </w:t>
      </w:r>
      <w:r>
        <w:rPr>
          <w:rFonts w:hint="eastAsia"/>
        </w:rPr>
        <w:t>事例</w:t>
      </w:r>
      <w:r>
        <w:rPr>
          <w:rFonts w:hint="eastAsia"/>
        </w:rPr>
        <w:t>1</w:t>
      </w:r>
      <w:r>
        <w:rPr>
          <w:rFonts w:hint="eastAsia"/>
        </w:rPr>
        <w:t>～事例</w:t>
      </w:r>
      <w:r>
        <w:rPr>
          <w:rFonts w:hint="eastAsia"/>
        </w:rPr>
        <w:t>5</w:t>
      </w:r>
      <w:r>
        <w:rPr>
          <w:rFonts w:hint="eastAsia"/>
        </w:rPr>
        <w:t>」を必ず参考にしてください。事業計画の記入例をご覧になれます。</w:t>
      </w:r>
      <w:r w:rsidR="0043411F">
        <w:rPr>
          <w:rFonts w:hint="eastAsia"/>
        </w:rPr>
        <w:t>【会員限定】</w:t>
      </w:r>
      <w:r>
        <w:rPr>
          <w:rFonts w:hint="eastAsia"/>
        </w:rPr>
        <w:t>。</w:t>
      </w:r>
    </w:p>
    <w:p w14:paraId="3ECA0CDF" w14:textId="77777777" w:rsidR="000A3718" w:rsidRDefault="00BE7DC3">
      <w:pPr>
        <w:pStyle w:val="tableparagraph"/>
        <w:numPr>
          <w:ilvl w:val="0"/>
          <w:numId w:val="2"/>
        </w:numPr>
        <w:spacing w:after="60"/>
        <w:ind w:left="442" w:hanging="442"/>
      </w:pPr>
      <w:r>
        <w:rPr>
          <w:rFonts w:hint="eastAsia"/>
        </w:rPr>
        <w:t>申請を希望する事業所が多いときや申請締切間近などは、本シートを利用したアドバイスを受付できない場合があります。できる限りお早めにご相談ください。</w:t>
      </w:r>
    </w:p>
    <w:p w14:paraId="3ECA0CE0" w14:textId="77777777" w:rsidR="000A3718" w:rsidRDefault="00BE7DC3">
      <w:pPr>
        <w:pStyle w:val="tableparagraph"/>
        <w:numPr>
          <w:ilvl w:val="0"/>
          <w:numId w:val="2"/>
        </w:numPr>
        <w:spacing w:after="60"/>
      </w:pPr>
      <w:r>
        <w:rPr>
          <w:rFonts w:hint="eastAsia"/>
        </w:rPr>
        <w:t>本シートの利用は、ご自身の責任と判断において行ってください。採択や交付決定等の結果について、浜松商工会議所は責任を負わないものとします。</w:t>
      </w:r>
    </w:p>
    <w:p w14:paraId="3ECA0CE1" w14:textId="77777777" w:rsidR="000A3718" w:rsidRDefault="00BE7DC3">
      <w:r>
        <w:rPr>
          <w:noProof/>
        </w:rPr>
        <w:drawing>
          <wp:anchor distT="0" distB="0" distL="114300" distR="114300" simplePos="0" relativeHeight="251663360" behindDoc="0" locked="0" layoutInCell="1" allowOverlap="1" wp14:anchorId="3ECA109C" wp14:editId="3ECA109D">
            <wp:simplePos x="0" y="0"/>
            <wp:positionH relativeFrom="margin">
              <wp:align>center</wp:align>
            </wp:positionH>
            <wp:positionV relativeFrom="paragraph">
              <wp:posOffset>29210</wp:posOffset>
            </wp:positionV>
            <wp:extent cx="1952625" cy="533400"/>
            <wp:effectExtent l="0" t="0" r="9525" b="0"/>
            <wp:wrapSquare wrapText="bothSides"/>
            <wp:docPr id="74743177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1779" name="図 1" descr="テキスト&#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533400"/>
                    </a:xfrm>
                    <a:prstGeom prst="rect">
                      <a:avLst/>
                    </a:prstGeom>
                    <a:noFill/>
                    <a:ln>
                      <a:noFill/>
                    </a:ln>
                  </pic:spPr>
                </pic:pic>
              </a:graphicData>
            </a:graphic>
          </wp:anchor>
        </w:drawing>
      </w:r>
    </w:p>
    <w:p w14:paraId="3ECA0CE2" w14:textId="77777777" w:rsidR="000A3718" w:rsidRDefault="000A3718"/>
    <w:p w14:paraId="5BBA7C11" w14:textId="77777777" w:rsidR="0043411F" w:rsidRDefault="0043411F">
      <w:pPr>
        <w:widowControl/>
        <w:spacing w:after="0"/>
        <w:jc w:val="left"/>
        <w:rPr>
          <w:b/>
          <w:bCs/>
        </w:rPr>
      </w:pPr>
      <w:r>
        <w:rPr>
          <w:b/>
          <w:bCs/>
        </w:rPr>
        <w:br w:type="page"/>
      </w:r>
    </w:p>
    <w:p w14:paraId="3ECA0CE3" w14:textId="34CA9B74" w:rsidR="000A3718" w:rsidRDefault="00BE7DC3">
      <w:pPr>
        <w:rPr>
          <w:b/>
          <w:bCs/>
        </w:rPr>
      </w:pPr>
      <w:r>
        <w:rPr>
          <w:rFonts w:hint="eastAsia"/>
          <w:b/>
          <w:bCs/>
        </w:rPr>
        <w:lastRenderedPageBreak/>
        <w:t>＜応募者概要＞</w:t>
      </w:r>
    </w:p>
    <w:tbl>
      <w:tblPr>
        <w:tblStyle w:val="aa"/>
        <w:tblW w:w="5000" w:type="pct"/>
        <w:tblLook w:val="04A0" w:firstRow="1" w:lastRow="0" w:firstColumn="1" w:lastColumn="0" w:noHBand="0" w:noVBand="1"/>
      </w:tblPr>
      <w:tblGrid>
        <w:gridCol w:w="846"/>
        <w:gridCol w:w="1601"/>
        <w:gridCol w:w="527"/>
        <w:gridCol w:w="451"/>
        <w:gridCol w:w="77"/>
        <w:gridCol w:w="530"/>
        <w:gridCol w:w="528"/>
        <w:gridCol w:w="87"/>
        <w:gridCol w:w="260"/>
        <w:gridCol w:w="183"/>
        <w:gridCol w:w="528"/>
        <w:gridCol w:w="530"/>
        <w:gridCol w:w="528"/>
        <w:gridCol w:w="530"/>
        <w:gridCol w:w="175"/>
        <w:gridCol w:w="353"/>
        <w:gridCol w:w="530"/>
        <w:gridCol w:w="528"/>
        <w:gridCol w:w="530"/>
        <w:gridCol w:w="532"/>
      </w:tblGrid>
      <w:tr w:rsidR="000A3718" w14:paraId="3ECA0CE6" w14:textId="77777777">
        <w:trPr>
          <w:trHeight w:val="454"/>
        </w:trPr>
        <w:tc>
          <w:tcPr>
            <w:tcW w:w="1508" w:type="pct"/>
            <w:gridSpan w:val="3"/>
            <w:shd w:val="clear" w:color="auto" w:fill="DDDEED"/>
            <w:vAlign w:val="center"/>
          </w:tcPr>
          <w:p w14:paraId="3ECA0CE4" w14:textId="77777777" w:rsidR="000A3718" w:rsidRDefault="00BE7DC3">
            <w:pPr>
              <w:pStyle w:val="tableparagraph"/>
              <w:jc w:val="both"/>
            </w:pPr>
            <w:r>
              <w:rPr>
                <w:rFonts w:hint="eastAsia"/>
              </w:rPr>
              <w:t>フリガナ</w:t>
            </w:r>
          </w:p>
        </w:tc>
        <w:tc>
          <w:tcPr>
            <w:tcW w:w="3492" w:type="pct"/>
            <w:gridSpan w:val="17"/>
            <w:vAlign w:val="center"/>
          </w:tcPr>
          <w:p w14:paraId="3ECA0CE5" w14:textId="29D2CF54" w:rsidR="000A3718" w:rsidRDefault="009166A1">
            <w:pPr>
              <w:pStyle w:val="tableparagraph"/>
              <w:jc w:val="both"/>
            </w:pPr>
            <w:r>
              <w:rPr>
                <w:rFonts w:hint="eastAsia"/>
              </w:rPr>
              <w:t>ニシマゴメガクシュウキョウシツ</w:t>
            </w:r>
          </w:p>
        </w:tc>
      </w:tr>
      <w:tr w:rsidR="000A3718" w14:paraId="3ECA0CE9" w14:textId="77777777">
        <w:trPr>
          <w:trHeight w:val="454"/>
        </w:trPr>
        <w:tc>
          <w:tcPr>
            <w:tcW w:w="1508" w:type="pct"/>
            <w:gridSpan w:val="3"/>
            <w:shd w:val="clear" w:color="auto" w:fill="DDDEED"/>
            <w:vAlign w:val="center"/>
          </w:tcPr>
          <w:p w14:paraId="3ECA0CE7" w14:textId="77777777" w:rsidR="000A3718" w:rsidRDefault="00BE7DC3">
            <w:pPr>
              <w:pStyle w:val="tableparagraph"/>
              <w:jc w:val="both"/>
            </w:pPr>
            <w:r>
              <w:rPr>
                <w:rFonts w:hint="eastAsia"/>
              </w:rPr>
              <w:t>事業者名</w:t>
            </w:r>
          </w:p>
        </w:tc>
        <w:tc>
          <w:tcPr>
            <w:tcW w:w="3492" w:type="pct"/>
            <w:gridSpan w:val="17"/>
            <w:vAlign w:val="center"/>
          </w:tcPr>
          <w:p w14:paraId="3ECA0CE8" w14:textId="3934B8DC" w:rsidR="000A3718" w:rsidRDefault="009166A1">
            <w:pPr>
              <w:pStyle w:val="tableparagraph"/>
              <w:jc w:val="both"/>
            </w:pPr>
            <w:r w:rsidRPr="009166A1">
              <w:rPr>
                <w:rFonts w:hint="eastAsia"/>
              </w:rPr>
              <w:t>西馬込学習教室</w:t>
            </w:r>
          </w:p>
        </w:tc>
      </w:tr>
      <w:tr w:rsidR="000A3718" w14:paraId="3ECA0CF8" w14:textId="77777777">
        <w:trPr>
          <w:trHeight w:val="454"/>
        </w:trPr>
        <w:tc>
          <w:tcPr>
            <w:tcW w:w="1508" w:type="pct"/>
            <w:gridSpan w:val="3"/>
            <w:shd w:val="clear" w:color="auto" w:fill="DDDEED"/>
            <w:vAlign w:val="center"/>
          </w:tcPr>
          <w:p w14:paraId="3ECA0CEA" w14:textId="77777777" w:rsidR="000A3718" w:rsidRDefault="00BE7DC3">
            <w:pPr>
              <w:pStyle w:val="tableparagraph"/>
              <w:jc w:val="both"/>
            </w:pPr>
            <w:r>
              <w:rPr>
                <w:rFonts w:hint="eastAsia"/>
              </w:rPr>
              <w:t>法人番号（</w:t>
            </w:r>
            <w:r>
              <w:rPr>
                <w:rFonts w:hint="eastAsia"/>
              </w:rPr>
              <w:t>13</w:t>
            </w:r>
            <w:r>
              <w:t>桁）</w:t>
            </w:r>
            <w:r>
              <w:rPr>
                <w:rFonts w:hint="eastAsia"/>
                <w:vertAlign w:val="superscript"/>
              </w:rPr>
              <w:t>※</w:t>
            </w:r>
            <w:r>
              <w:rPr>
                <w:rFonts w:hint="eastAsia"/>
                <w:vertAlign w:val="superscript"/>
              </w:rPr>
              <w:t>1</w:t>
            </w:r>
          </w:p>
        </w:tc>
        <w:tc>
          <w:tcPr>
            <w:tcW w:w="268" w:type="pct"/>
            <w:gridSpan w:val="2"/>
            <w:vAlign w:val="center"/>
          </w:tcPr>
          <w:p w14:paraId="3ECA0CEB" w14:textId="77777777" w:rsidR="000A3718" w:rsidRDefault="000A3718">
            <w:pPr>
              <w:pStyle w:val="tableparagraph"/>
              <w:jc w:val="both"/>
            </w:pPr>
          </w:p>
        </w:tc>
        <w:tc>
          <w:tcPr>
            <w:tcW w:w="269" w:type="pct"/>
            <w:vAlign w:val="center"/>
          </w:tcPr>
          <w:p w14:paraId="3ECA0CEC" w14:textId="77777777" w:rsidR="000A3718" w:rsidRDefault="000A3718">
            <w:pPr>
              <w:pStyle w:val="tableparagraph"/>
              <w:jc w:val="both"/>
            </w:pPr>
          </w:p>
        </w:tc>
        <w:tc>
          <w:tcPr>
            <w:tcW w:w="268" w:type="pct"/>
            <w:vAlign w:val="center"/>
          </w:tcPr>
          <w:p w14:paraId="3ECA0CED" w14:textId="77777777" w:rsidR="000A3718" w:rsidRDefault="000A3718">
            <w:pPr>
              <w:pStyle w:val="tableparagraph"/>
              <w:jc w:val="both"/>
            </w:pPr>
          </w:p>
        </w:tc>
        <w:tc>
          <w:tcPr>
            <w:tcW w:w="269" w:type="pct"/>
            <w:gridSpan w:val="3"/>
            <w:vAlign w:val="center"/>
          </w:tcPr>
          <w:p w14:paraId="3ECA0CEE" w14:textId="77777777" w:rsidR="000A3718" w:rsidRDefault="000A3718">
            <w:pPr>
              <w:pStyle w:val="tableparagraph"/>
              <w:jc w:val="both"/>
            </w:pPr>
          </w:p>
        </w:tc>
        <w:tc>
          <w:tcPr>
            <w:tcW w:w="268" w:type="pct"/>
            <w:vAlign w:val="center"/>
          </w:tcPr>
          <w:p w14:paraId="3ECA0CEF" w14:textId="77777777" w:rsidR="000A3718" w:rsidRDefault="000A3718">
            <w:pPr>
              <w:pStyle w:val="tableparagraph"/>
              <w:jc w:val="both"/>
            </w:pPr>
          </w:p>
        </w:tc>
        <w:tc>
          <w:tcPr>
            <w:tcW w:w="269" w:type="pct"/>
            <w:vAlign w:val="center"/>
          </w:tcPr>
          <w:p w14:paraId="3ECA0CF0" w14:textId="77777777" w:rsidR="000A3718" w:rsidRDefault="000A3718">
            <w:pPr>
              <w:pStyle w:val="tableparagraph"/>
              <w:jc w:val="both"/>
            </w:pPr>
          </w:p>
        </w:tc>
        <w:tc>
          <w:tcPr>
            <w:tcW w:w="268" w:type="pct"/>
            <w:vAlign w:val="center"/>
          </w:tcPr>
          <w:p w14:paraId="3ECA0CF1" w14:textId="77777777" w:rsidR="000A3718" w:rsidRDefault="000A3718">
            <w:pPr>
              <w:pStyle w:val="tableparagraph"/>
              <w:jc w:val="both"/>
            </w:pPr>
          </w:p>
        </w:tc>
        <w:tc>
          <w:tcPr>
            <w:tcW w:w="269" w:type="pct"/>
            <w:vAlign w:val="center"/>
          </w:tcPr>
          <w:p w14:paraId="3ECA0CF2" w14:textId="77777777" w:rsidR="000A3718" w:rsidRDefault="000A3718">
            <w:pPr>
              <w:pStyle w:val="tableparagraph"/>
              <w:jc w:val="both"/>
            </w:pPr>
          </w:p>
        </w:tc>
        <w:tc>
          <w:tcPr>
            <w:tcW w:w="268" w:type="pct"/>
            <w:gridSpan w:val="2"/>
            <w:vAlign w:val="center"/>
          </w:tcPr>
          <w:p w14:paraId="3ECA0CF3" w14:textId="77777777" w:rsidR="000A3718" w:rsidRDefault="000A3718">
            <w:pPr>
              <w:pStyle w:val="tableparagraph"/>
              <w:jc w:val="both"/>
            </w:pPr>
          </w:p>
        </w:tc>
        <w:tc>
          <w:tcPr>
            <w:tcW w:w="269" w:type="pct"/>
            <w:vAlign w:val="center"/>
          </w:tcPr>
          <w:p w14:paraId="3ECA0CF4" w14:textId="77777777" w:rsidR="000A3718" w:rsidRDefault="000A3718">
            <w:pPr>
              <w:pStyle w:val="tableparagraph"/>
              <w:jc w:val="both"/>
            </w:pPr>
          </w:p>
        </w:tc>
        <w:tc>
          <w:tcPr>
            <w:tcW w:w="268" w:type="pct"/>
            <w:vAlign w:val="center"/>
          </w:tcPr>
          <w:p w14:paraId="3ECA0CF5" w14:textId="77777777" w:rsidR="000A3718" w:rsidRDefault="000A3718">
            <w:pPr>
              <w:pStyle w:val="tableparagraph"/>
              <w:jc w:val="both"/>
            </w:pPr>
          </w:p>
        </w:tc>
        <w:tc>
          <w:tcPr>
            <w:tcW w:w="269" w:type="pct"/>
            <w:vAlign w:val="center"/>
          </w:tcPr>
          <w:p w14:paraId="3ECA0CF6" w14:textId="77777777" w:rsidR="000A3718" w:rsidRDefault="000A3718">
            <w:pPr>
              <w:pStyle w:val="tableparagraph"/>
              <w:jc w:val="both"/>
            </w:pPr>
          </w:p>
        </w:tc>
        <w:tc>
          <w:tcPr>
            <w:tcW w:w="271" w:type="pct"/>
            <w:vAlign w:val="center"/>
          </w:tcPr>
          <w:p w14:paraId="3ECA0CF7" w14:textId="77777777" w:rsidR="000A3718" w:rsidRDefault="000A3718">
            <w:pPr>
              <w:pStyle w:val="tableparagraph"/>
              <w:jc w:val="both"/>
            </w:pPr>
          </w:p>
        </w:tc>
      </w:tr>
      <w:tr w:rsidR="000A3718" w14:paraId="3ECA0CFB" w14:textId="77777777">
        <w:trPr>
          <w:trHeight w:val="454"/>
        </w:trPr>
        <w:tc>
          <w:tcPr>
            <w:tcW w:w="1508" w:type="pct"/>
            <w:gridSpan w:val="3"/>
            <w:shd w:val="clear" w:color="auto" w:fill="DDDEED"/>
            <w:vAlign w:val="center"/>
          </w:tcPr>
          <w:p w14:paraId="3ECA0CF9" w14:textId="77777777" w:rsidR="000A3718" w:rsidRDefault="00BE7DC3">
            <w:pPr>
              <w:pStyle w:val="tableparagraph"/>
              <w:jc w:val="both"/>
            </w:pPr>
            <w:r>
              <w:rPr>
                <w:rFonts w:hint="eastAsia"/>
              </w:rPr>
              <w:t>ホームページ</w:t>
            </w:r>
            <w:r>
              <w:br/>
            </w:r>
            <w:r>
              <w:rPr>
                <w:rFonts w:hint="eastAsia"/>
                <w:sz w:val="16"/>
                <w:szCs w:val="16"/>
              </w:rPr>
              <w:t>(</w:t>
            </w:r>
            <w:r>
              <w:rPr>
                <w:rFonts w:hint="eastAsia"/>
                <w:sz w:val="16"/>
                <w:szCs w:val="16"/>
              </w:rPr>
              <w:t>ない場合は「なし」と記載</w:t>
            </w:r>
            <w:r>
              <w:rPr>
                <w:rFonts w:hint="eastAsia"/>
                <w:sz w:val="16"/>
                <w:szCs w:val="16"/>
              </w:rPr>
              <w:t>)</w:t>
            </w:r>
          </w:p>
        </w:tc>
        <w:tc>
          <w:tcPr>
            <w:tcW w:w="3492" w:type="pct"/>
            <w:gridSpan w:val="17"/>
            <w:vAlign w:val="center"/>
          </w:tcPr>
          <w:p w14:paraId="3ECA0CFA" w14:textId="77777777" w:rsidR="000A3718" w:rsidRDefault="000A3718">
            <w:pPr>
              <w:pStyle w:val="tableparagraph"/>
              <w:jc w:val="both"/>
            </w:pPr>
          </w:p>
        </w:tc>
      </w:tr>
      <w:tr w:rsidR="000A3718" w14:paraId="3ECA0D02" w14:textId="77777777">
        <w:trPr>
          <w:trHeight w:val="1814"/>
        </w:trPr>
        <w:tc>
          <w:tcPr>
            <w:tcW w:w="1508" w:type="pct"/>
            <w:gridSpan w:val="3"/>
            <w:shd w:val="clear" w:color="auto" w:fill="DDDEED"/>
            <w:vAlign w:val="center"/>
          </w:tcPr>
          <w:p w14:paraId="3ECA0CFC" w14:textId="77777777" w:rsidR="000A3718" w:rsidRDefault="00BE7DC3">
            <w:pPr>
              <w:pStyle w:val="tableparagraph"/>
              <w:jc w:val="both"/>
            </w:pPr>
            <w:r>
              <w:rPr>
                <w:rFonts w:hint="eastAsia"/>
              </w:rPr>
              <w:t>主たる業種</w:t>
            </w:r>
            <w:r>
              <w:rPr>
                <w:rFonts w:hint="eastAsia"/>
                <w:vertAlign w:val="superscript"/>
              </w:rPr>
              <w:t>※</w:t>
            </w:r>
            <w:r>
              <w:rPr>
                <w:rFonts w:hint="eastAsia"/>
                <w:vertAlign w:val="superscript"/>
              </w:rPr>
              <w:t>2</w:t>
            </w:r>
          </w:p>
        </w:tc>
        <w:tc>
          <w:tcPr>
            <w:tcW w:w="3492" w:type="pct"/>
            <w:gridSpan w:val="17"/>
          </w:tcPr>
          <w:p w14:paraId="3ECA0CFD" w14:textId="77777777" w:rsidR="000A3718" w:rsidRDefault="00BE7DC3">
            <w:pPr>
              <w:pStyle w:val="tableparagraph"/>
              <w:jc w:val="both"/>
              <w:rPr>
                <w:sz w:val="18"/>
                <w:szCs w:val="18"/>
              </w:rPr>
            </w:pPr>
            <w:r>
              <w:rPr>
                <w:rFonts w:hint="eastAsia"/>
                <w:sz w:val="18"/>
                <w:szCs w:val="18"/>
              </w:rPr>
              <w:t>【以下のいずれか一つを選択して、（</w:t>
            </w:r>
            <w:r>
              <w:rPr>
                <w:rFonts w:hint="eastAsia"/>
                <w:sz w:val="18"/>
                <w:szCs w:val="18"/>
              </w:rPr>
              <w:t xml:space="preserve"> </w:t>
            </w:r>
            <w:r>
              <w:rPr>
                <w:rFonts w:hint="eastAsia"/>
                <w:sz w:val="18"/>
                <w:szCs w:val="18"/>
              </w:rPr>
              <w:t>）に「◯」を入力してください】</w:t>
            </w:r>
          </w:p>
          <w:p w14:paraId="3ECA0CFE" w14:textId="72D06716" w:rsidR="000A3718" w:rsidRDefault="00BE7DC3">
            <w:pPr>
              <w:pStyle w:val="tableparagraph"/>
              <w:jc w:val="both"/>
              <w:rPr>
                <w:sz w:val="18"/>
                <w:szCs w:val="18"/>
              </w:rPr>
            </w:pPr>
            <w:r>
              <w:rPr>
                <w:rFonts w:hint="eastAsia"/>
                <w:sz w:val="18"/>
                <w:szCs w:val="18"/>
              </w:rPr>
              <w:t>（</w:t>
            </w:r>
            <w:r w:rsidR="009166A1">
              <w:rPr>
                <w:rFonts w:hint="eastAsia"/>
                <w:sz w:val="18"/>
                <w:szCs w:val="18"/>
              </w:rPr>
              <w:t xml:space="preserve">　○</w:t>
            </w:r>
            <w:r>
              <w:rPr>
                <w:rFonts w:hint="eastAsia"/>
                <w:sz w:val="18"/>
                <w:szCs w:val="18"/>
              </w:rPr>
              <w:t xml:space="preserve">　）①商業・サービス業（宿泊業・娯楽業を除く）</w:t>
            </w:r>
          </w:p>
          <w:p w14:paraId="3ECA0CFF" w14:textId="77777777" w:rsidR="000A3718" w:rsidRDefault="00BE7DC3">
            <w:pPr>
              <w:pStyle w:val="tableparagraph"/>
              <w:jc w:val="both"/>
              <w:rPr>
                <w:sz w:val="18"/>
                <w:szCs w:val="18"/>
              </w:rPr>
            </w:pPr>
            <w:r>
              <w:rPr>
                <w:rFonts w:hint="eastAsia"/>
                <w:sz w:val="18"/>
                <w:szCs w:val="18"/>
              </w:rPr>
              <w:t>（　　）②サービス業のうち宿泊業・娯楽業</w:t>
            </w:r>
          </w:p>
          <w:p w14:paraId="3ECA0D00"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）③製造業その他</w:t>
            </w:r>
          </w:p>
          <w:p w14:paraId="3ECA0D01" w14:textId="77777777" w:rsidR="000A3718" w:rsidRDefault="00BE7DC3">
            <w:pPr>
              <w:pStyle w:val="tableparagraph"/>
              <w:jc w:val="both"/>
              <w:rPr>
                <w:sz w:val="18"/>
                <w:szCs w:val="18"/>
              </w:rPr>
            </w:pPr>
            <w:r>
              <w:rPr>
                <w:rFonts w:hint="eastAsia"/>
                <w:sz w:val="18"/>
                <w:szCs w:val="18"/>
              </w:rPr>
              <w:t>（　　）④特定非営利活動法人（業種の選択不要）</w:t>
            </w:r>
          </w:p>
        </w:tc>
      </w:tr>
      <w:tr w:rsidR="000A3718" w14:paraId="3ECA0D0C" w14:textId="77777777">
        <w:trPr>
          <w:trHeight w:val="2381"/>
        </w:trPr>
        <w:tc>
          <w:tcPr>
            <w:tcW w:w="1508" w:type="pct"/>
            <w:gridSpan w:val="3"/>
            <w:shd w:val="clear" w:color="auto" w:fill="DDDEED"/>
            <w:vAlign w:val="center"/>
          </w:tcPr>
          <w:p w14:paraId="3ECA0D03" w14:textId="77777777" w:rsidR="000A3718" w:rsidRDefault="00BE7DC3">
            <w:pPr>
              <w:pStyle w:val="tableparagraph"/>
              <w:rPr>
                <w:lang w:eastAsia="zh-TW"/>
              </w:rPr>
            </w:pPr>
            <w:r>
              <w:rPr>
                <w:rFonts w:hint="eastAsia"/>
                <w:lang w:eastAsia="zh-TW"/>
              </w:rPr>
              <w:t>業種（日本標準産業分類）</w:t>
            </w:r>
          </w:p>
        </w:tc>
        <w:tc>
          <w:tcPr>
            <w:tcW w:w="3492" w:type="pct"/>
            <w:gridSpan w:val="17"/>
            <w:vAlign w:val="center"/>
          </w:tcPr>
          <w:p w14:paraId="3ECA0D04" w14:textId="77777777" w:rsidR="000A3718" w:rsidRDefault="00BE7DC3">
            <w:pPr>
              <w:pStyle w:val="tableparagraph"/>
              <w:jc w:val="both"/>
              <w:rPr>
                <w:sz w:val="18"/>
                <w:szCs w:val="18"/>
              </w:rPr>
            </w:pPr>
            <w:r>
              <w:rPr>
                <w:rFonts w:hint="eastAsia"/>
                <w:sz w:val="18"/>
                <w:szCs w:val="18"/>
              </w:rPr>
              <w:t>【以下のいずれか一つの（</w:t>
            </w:r>
            <w:r>
              <w:rPr>
                <w:rFonts w:hint="eastAsia"/>
                <w:sz w:val="18"/>
                <w:szCs w:val="18"/>
              </w:rPr>
              <w:t xml:space="preserve"> </w:t>
            </w:r>
            <w:r>
              <w:rPr>
                <w:rFonts w:hint="eastAsia"/>
                <w:sz w:val="18"/>
                <w:szCs w:val="18"/>
              </w:rPr>
              <w:t>）に「◯」を入力してください】</w:t>
            </w:r>
          </w:p>
          <w:p w14:paraId="3ECA0D05"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A</w:t>
            </w:r>
            <w:r>
              <w:rPr>
                <w:rFonts w:hint="eastAsia"/>
                <w:sz w:val="18"/>
                <w:szCs w:val="18"/>
              </w:rPr>
              <w:t>：農業・林業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B:</w:t>
            </w:r>
            <w:r>
              <w:rPr>
                <w:rFonts w:hint="eastAsia"/>
                <w:sz w:val="18"/>
                <w:szCs w:val="18"/>
              </w:rPr>
              <w:t>漁業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C</w:t>
            </w:r>
            <w:r>
              <w:rPr>
                <w:rFonts w:hint="eastAsia"/>
                <w:sz w:val="18"/>
                <w:szCs w:val="18"/>
              </w:rPr>
              <w:t>：鉱業・採石業・砂利採取業</w:t>
            </w:r>
          </w:p>
          <w:p w14:paraId="3ECA0D06"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D</w:t>
            </w:r>
            <w:r>
              <w:rPr>
                <w:rFonts w:hint="eastAsia"/>
                <w:sz w:val="18"/>
                <w:szCs w:val="18"/>
              </w:rPr>
              <w:t>：建設業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E</w:t>
            </w:r>
            <w:r>
              <w:rPr>
                <w:rFonts w:hint="eastAsia"/>
                <w:sz w:val="18"/>
                <w:szCs w:val="18"/>
              </w:rPr>
              <w:t>：製造業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F</w:t>
            </w:r>
            <w:r>
              <w:rPr>
                <w:rFonts w:hint="eastAsia"/>
                <w:sz w:val="18"/>
                <w:szCs w:val="18"/>
              </w:rPr>
              <w:t>：電気・ガス・熱供給・水道業</w:t>
            </w:r>
          </w:p>
          <w:p w14:paraId="3ECA0D07"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G</w:t>
            </w:r>
            <w:r>
              <w:rPr>
                <w:rFonts w:hint="eastAsia"/>
                <w:sz w:val="18"/>
                <w:szCs w:val="18"/>
              </w:rPr>
              <w:t>：情報通信業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H</w:t>
            </w:r>
            <w:r>
              <w:rPr>
                <w:rFonts w:hint="eastAsia"/>
                <w:sz w:val="18"/>
                <w:szCs w:val="18"/>
              </w:rPr>
              <w:t>：運輸業・郵便業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I</w:t>
            </w:r>
            <w:r>
              <w:rPr>
                <w:rFonts w:hint="eastAsia"/>
                <w:sz w:val="18"/>
                <w:szCs w:val="18"/>
              </w:rPr>
              <w:t>：卸売業・小売業　（</w:t>
            </w:r>
            <w:r>
              <w:rPr>
                <w:rFonts w:hint="eastAsia"/>
                <w:sz w:val="18"/>
                <w:szCs w:val="18"/>
              </w:rPr>
              <w:t xml:space="preserve">  </w:t>
            </w:r>
            <w:r>
              <w:rPr>
                <w:rFonts w:hint="eastAsia"/>
                <w:sz w:val="18"/>
                <w:szCs w:val="18"/>
              </w:rPr>
              <w:t xml:space="preserve">　）</w:t>
            </w:r>
            <w:r>
              <w:rPr>
                <w:rFonts w:hint="eastAsia"/>
                <w:sz w:val="18"/>
                <w:szCs w:val="18"/>
              </w:rPr>
              <w:t>J</w:t>
            </w:r>
            <w:r>
              <w:rPr>
                <w:rFonts w:hint="eastAsia"/>
                <w:sz w:val="18"/>
                <w:szCs w:val="18"/>
              </w:rPr>
              <w:t>：金融業・保険業　（</w:t>
            </w:r>
            <w:r>
              <w:rPr>
                <w:rFonts w:hint="eastAsia"/>
                <w:sz w:val="18"/>
                <w:szCs w:val="18"/>
              </w:rPr>
              <w:t xml:space="preserve">  </w:t>
            </w:r>
            <w:r>
              <w:rPr>
                <w:rFonts w:hint="eastAsia"/>
                <w:sz w:val="18"/>
                <w:szCs w:val="18"/>
              </w:rPr>
              <w:t xml:space="preserve">　）</w:t>
            </w:r>
            <w:r>
              <w:rPr>
                <w:rFonts w:hint="eastAsia"/>
                <w:sz w:val="18"/>
                <w:szCs w:val="18"/>
              </w:rPr>
              <w:t>K</w:t>
            </w:r>
            <w:r>
              <w:rPr>
                <w:rFonts w:hint="eastAsia"/>
                <w:sz w:val="18"/>
                <w:szCs w:val="18"/>
              </w:rPr>
              <w:t xml:space="preserve">：不動産業・物品賃貸業　</w:t>
            </w:r>
          </w:p>
          <w:p w14:paraId="3ECA0D08"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L</w:t>
            </w:r>
            <w:r>
              <w:rPr>
                <w:rFonts w:hint="eastAsia"/>
                <w:sz w:val="18"/>
                <w:szCs w:val="18"/>
              </w:rPr>
              <w:t>：学術研究・専門・技術サービス業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M</w:t>
            </w:r>
            <w:r>
              <w:rPr>
                <w:rFonts w:hint="eastAsia"/>
                <w:sz w:val="18"/>
                <w:szCs w:val="18"/>
              </w:rPr>
              <w:t>：宿泊業・飲食サービス業</w:t>
            </w:r>
          </w:p>
          <w:p w14:paraId="3ECA0D09" w14:textId="4F3613F6"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N</w:t>
            </w:r>
            <w:r>
              <w:rPr>
                <w:rFonts w:hint="eastAsia"/>
                <w:sz w:val="18"/>
                <w:szCs w:val="18"/>
              </w:rPr>
              <w:t>：生活関連サービス業・娯楽業　（</w:t>
            </w:r>
            <w:r>
              <w:rPr>
                <w:rFonts w:hint="eastAsia"/>
                <w:sz w:val="18"/>
                <w:szCs w:val="18"/>
              </w:rPr>
              <w:t xml:space="preserve">  </w:t>
            </w:r>
            <w:r w:rsidR="009166A1">
              <w:rPr>
                <w:rFonts w:hint="eastAsia"/>
                <w:sz w:val="18"/>
                <w:szCs w:val="18"/>
              </w:rPr>
              <w:t>○</w:t>
            </w:r>
            <w:r>
              <w:rPr>
                <w:rFonts w:hint="eastAsia"/>
                <w:sz w:val="18"/>
                <w:szCs w:val="18"/>
              </w:rPr>
              <w:t xml:space="preserve">　）</w:t>
            </w:r>
            <w:r>
              <w:rPr>
                <w:rFonts w:hint="eastAsia"/>
                <w:sz w:val="18"/>
                <w:szCs w:val="18"/>
              </w:rPr>
              <w:t>O</w:t>
            </w:r>
            <w:r>
              <w:rPr>
                <w:rFonts w:hint="eastAsia"/>
                <w:sz w:val="18"/>
                <w:szCs w:val="18"/>
              </w:rPr>
              <w:t>：教育・学習支援業</w:t>
            </w:r>
          </w:p>
          <w:p w14:paraId="3ECA0D0A"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P</w:t>
            </w:r>
            <w:r>
              <w:rPr>
                <w:rFonts w:hint="eastAsia"/>
                <w:sz w:val="18"/>
                <w:szCs w:val="18"/>
              </w:rPr>
              <w:t>：医療・福祉</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Q</w:t>
            </w:r>
            <w:r>
              <w:rPr>
                <w:rFonts w:hint="eastAsia"/>
                <w:sz w:val="18"/>
                <w:szCs w:val="18"/>
              </w:rPr>
              <w:t>：複合サービス事業</w:t>
            </w:r>
          </w:p>
          <w:p w14:paraId="3ECA0D0B"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R</w:t>
            </w:r>
            <w:r>
              <w:rPr>
                <w:rFonts w:hint="eastAsia"/>
                <w:sz w:val="18"/>
                <w:szCs w:val="18"/>
              </w:rPr>
              <w:t>：サービス業（他に分類されないもの）</w:t>
            </w:r>
          </w:p>
        </w:tc>
      </w:tr>
      <w:tr w:rsidR="000A3718" w14:paraId="3ECA0D11" w14:textId="77777777">
        <w:trPr>
          <w:trHeight w:val="624"/>
        </w:trPr>
        <w:tc>
          <w:tcPr>
            <w:tcW w:w="1737" w:type="pct"/>
            <w:gridSpan w:val="4"/>
            <w:shd w:val="clear" w:color="auto" w:fill="DDDEED"/>
            <w:vAlign w:val="center"/>
          </w:tcPr>
          <w:p w14:paraId="3ECA0D0D" w14:textId="77777777" w:rsidR="000A3718" w:rsidRDefault="00BE7DC3">
            <w:pPr>
              <w:pStyle w:val="tableparagraph"/>
              <w:jc w:val="both"/>
            </w:pPr>
            <w:r>
              <w:rPr>
                <w:rFonts w:hint="eastAsia"/>
              </w:rPr>
              <w:t>常時雇用する従業員数</w:t>
            </w:r>
            <w:r>
              <w:rPr>
                <w:rFonts w:hint="eastAsia"/>
                <w:vertAlign w:val="superscript"/>
              </w:rPr>
              <w:t>※</w:t>
            </w:r>
            <w:r>
              <w:rPr>
                <w:rFonts w:hint="eastAsia"/>
                <w:vertAlign w:val="superscript"/>
              </w:rPr>
              <w:t>3</w:t>
            </w:r>
          </w:p>
        </w:tc>
        <w:tc>
          <w:tcPr>
            <w:tcW w:w="620" w:type="pct"/>
            <w:gridSpan w:val="4"/>
            <w:vAlign w:val="center"/>
          </w:tcPr>
          <w:p w14:paraId="3ECA0D0E" w14:textId="68A8A639" w:rsidR="000A3718" w:rsidRDefault="009166A1">
            <w:pPr>
              <w:pStyle w:val="tableparagraph"/>
              <w:ind w:right="105"/>
              <w:jc w:val="right"/>
            </w:pPr>
            <w:r>
              <w:rPr>
                <w:rFonts w:hint="eastAsia"/>
              </w:rPr>
              <w:t>3</w:t>
            </w:r>
            <w:r w:rsidR="00BE7DC3">
              <w:rPr>
                <w:rFonts w:hint="eastAsia"/>
              </w:rPr>
              <w:t>人</w:t>
            </w:r>
          </w:p>
        </w:tc>
        <w:tc>
          <w:tcPr>
            <w:tcW w:w="2643" w:type="pct"/>
            <w:gridSpan w:val="12"/>
          </w:tcPr>
          <w:p w14:paraId="3ECA0D0F" w14:textId="77777777" w:rsidR="000A3718" w:rsidRDefault="00BE7DC3">
            <w:pPr>
              <w:pStyle w:val="tableparagraph"/>
              <w:spacing w:line="280" w:lineRule="exact"/>
              <w:jc w:val="both"/>
              <w:rPr>
                <w:sz w:val="16"/>
                <w:szCs w:val="16"/>
              </w:rPr>
            </w:pPr>
            <w:r>
              <w:rPr>
                <w:rFonts w:hint="eastAsia"/>
                <w:sz w:val="16"/>
                <w:szCs w:val="16"/>
              </w:rPr>
              <w:t>＊常時使用する従業員がいなければ、「</w:t>
            </w:r>
            <w:r>
              <w:rPr>
                <w:rFonts w:hint="eastAsia"/>
                <w:sz w:val="16"/>
                <w:szCs w:val="16"/>
              </w:rPr>
              <w:t>0</w:t>
            </w:r>
            <w:r>
              <w:rPr>
                <w:rFonts w:hint="eastAsia"/>
                <w:sz w:val="16"/>
                <w:szCs w:val="16"/>
              </w:rPr>
              <w:t>人」と記入してください。</w:t>
            </w:r>
          </w:p>
          <w:p w14:paraId="3ECA0D10" w14:textId="77777777" w:rsidR="000A3718" w:rsidRDefault="00BE7DC3">
            <w:pPr>
              <w:pStyle w:val="tableparagraph"/>
              <w:spacing w:line="280" w:lineRule="exact"/>
              <w:jc w:val="both"/>
            </w:pPr>
            <w:r>
              <w:rPr>
                <w:rFonts w:hint="eastAsia"/>
                <w:sz w:val="16"/>
                <w:szCs w:val="16"/>
              </w:rPr>
              <w:t>＊従業員数が小規模事業者の定義を超える場合は申請できません。</w:t>
            </w:r>
          </w:p>
        </w:tc>
      </w:tr>
      <w:tr w:rsidR="000A3718" w14:paraId="3ECA0D16" w14:textId="77777777">
        <w:trPr>
          <w:trHeight w:val="454"/>
        </w:trPr>
        <w:tc>
          <w:tcPr>
            <w:tcW w:w="1241" w:type="pct"/>
            <w:gridSpan w:val="2"/>
            <w:shd w:val="clear" w:color="auto" w:fill="DDDEED"/>
            <w:vAlign w:val="center"/>
          </w:tcPr>
          <w:p w14:paraId="3ECA0D12" w14:textId="77777777" w:rsidR="000A3718" w:rsidRDefault="00BE7DC3">
            <w:pPr>
              <w:pStyle w:val="tableparagraph"/>
              <w:jc w:val="both"/>
            </w:pPr>
            <w:r>
              <w:rPr>
                <w:rFonts w:hint="eastAsia"/>
              </w:rPr>
              <w:t>資本金額</w:t>
            </w:r>
            <w:r>
              <w:br/>
            </w:r>
            <w:r>
              <w:rPr>
                <w:rFonts w:hint="eastAsia"/>
                <w:sz w:val="18"/>
                <w:szCs w:val="18"/>
              </w:rPr>
              <w:t>(</w:t>
            </w:r>
            <w:r>
              <w:rPr>
                <w:rFonts w:hint="eastAsia"/>
                <w:sz w:val="18"/>
                <w:szCs w:val="18"/>
              </w:rPr>
              <w:t>法人以外は記載不要</w:t>
            </w:r>
            <w:r>
              <w:rPr>
                <w:rFonts w:hint="eastAsia"/>
                <w:sz w:val="18"/>
                <w:szCs w:val="18"/>
              </w:rPr>
              <w:t>)</w:t>
            </w:r>
          </w:p>
        </w:tc>
        <w:tc>
          <w:tcPr>
            <w:tcW w:w="1248" w:type="pct"/>
            <w:gridSpan w:val="7"/>
            <w:vAlign w:val="center"/>
          </w:tcPr>
          <w:p w14:paraId="3ECA0D13" w14:textId="77777777" w:rsidR="000A3718" w:rsidRDefault="00BE7DC3">
            <w:pPr>
              <w:pStyle w:val="tableparagraph"/>
              <w:jc w:val="right"/>
            </w:pPr>
            <w:r>
              <w:rPr>
                <w:rFonts w:hint="eastAsia"/>
              </w:rPr>
              <w:t>万円</w:t>
            </w:r>
          </w:p>
        </w:tc>
        <w:tc>
          <w:tcPr>
            <w:tcW w:w="1256" w:type="pct"/>
            <w:gridSpan w:val="6"/>
            <w:shd w:val="clear" w:color="auto" w:fill="DDDEED"/>
            <w:vAlign w:val="center"/>
          </w:tcPr>
          <w:p w14:paraId="3ECA0D14" w14:textId="77777777" w:rsidR="000A3718" w:rsidRDefault="00BE7DC3">
            <w:pPr>
              <w:pStyle w:val="tableparagraph"/>
              <w:jc w:val="both"/>
            </w:pPr>
            <w:r>
              <w:rPr>
                <w:rFonts w:hint="eastAsia"/>
              </w:rPr>
              <w:t>設立年月日</w:t>
            </w:r>
            <w:r>
              <w:rPr>
                <w:rFonts w:hint="eastAsia"/>
              </w:rPr>
              <w:t>(</w:t>
            </w:r>
            <w:r>
              <w:rPr>
                <w:rFonts w:hint="eastAsia"/>
              </w:rPr>
              <w:t>西暦</w:t>
            </w:r>
            <w:r>
              <w:rPr>
                <w:rFonts w:hint="eastAsia"/>
              </w:rPr>
              <w:t>)</w:t>
            </w:r>
            <w:r>
              <w:rPr>
                <w:rFonts w:hint="eastAsia"/>
                <w:vertAlign w:val="superscript"/>
              </w:rPr>
              <w:t>※</w:t>
            </w:r>
            <w:r>
              <w:rPr>
                <w:rFonts w:hint="eastAsia"/>
                <w:vertAlign w:val="superscript"/>
              </w:rPr>
              <w:t>4</w:t>
            </w:r>
          </w:p>
        </w:tc>
        <w:tc>
          <w:tcPr>
            <w:tcW w:w="1255" w:type="pct"/>
            <w:gridSpan w:val="5"/>
            <w:vAlign w:val="center"/>
          </w:tcPr>
          <w:p w14:paraId="3ECA0D15" w14:textId="215C75D8" w:rsidR="000A3718" w:rsidRDefault="009166A1">
            <w:pPr>
              <w:pStyle w:val="tableparagraph"/>
              <w:jc w:val="right"/>
            </w:pPr>
            <w:r>
              <w:rPr>
                <w:rFonts w:hint="eastAsia"/>
              </w:rPr>
              <w:t>2023</w:t>
            </w:r>
            <w:r w:rsidR="00BE7DC3">
              <w:rPr>
                <w:rFonts w:hint="eastAsia"/>
              </w:rPr>
              <w:t>年</w:t>
            </w:r>
            <w:r>
              <w:rPr>
                <w:rFonts w:hint="eastAsia"/>
              </w:rPr>
              <w:t>4</w:t>
            </w:r>
            <w:r w:rsidR="00BE7DC3">
              <w:rPr>
                <w:rFonts w:hint="eastAsia"/>
              </w:rPr>
              <w:t>月</w:t>
            </w:r>
            <w:r>
              <w:rPr>
                <w:rFonts w:hint="eastAsia"/>
              </w:rPr>
              <w:t>13</w:t>
            </w:r>
            <w:r w:rsidR="00BE7DC3">
              <w:rPr>
                <w:rFonts w:hint="eastAsia"/>
              </w:rPr>
              <w:t>日</w:t>
            </w:r>
          </w:p>
        </w:tc>
      </w:tr>
      <w:tr w:rsidR="000A3718" w14:paraId="3ECA0D1F" w14:textId="77777777">
        <w:trPr>
          <w:trHeight w:val="794"/>
        </w:trPr>
        <w:tc>
          <w:tcPr>
            <w:tcW w:w="1241" w:type="pct"/>
            <w:gridSpan w:val="2"/>
            <w:shd w:val="clear" w:color="auto" w:fill="DDDEED"/>
            <w:vAlign w:val="center"/>
          </w:tcPr>
          <w:p w14:paraId="3ECA0D17"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18" w14:textId="77777777" w:rsidR="000A3718" w:rsidRDefault="00BE7DC3">
            <w:pPr>
              <w:pStyle w:val="tableparagraph"/>
              <w:jc w:val="both"/>
            </w:pPr>
            <w:r>
              <w:rPr>
                <w:rFonts w:hint="eastAsia"/>
              </w:rPr>
              <w:t>売上高（円）</w:t>
            </w:r>
            <w:r>
              <w:rPr>
                <w:rFonts w:hint="eastAsia"/>
                <w:vertAlign w:val="superscript"/>
              </w:rPr>
              <w:t>※</w:t>
            </w:r>
            <w:r>
              <w:rPr>
                <w:rFonts w:hint="eastAsia"/>
                <w:vertAlign w:val="superscript"/>
              </w:rPr>
              <w:t>5</w:t>
            </w:r>
          </w:p>
        </w:tc>
        <w:tc>
          <w:tcPr>
            <w:tcW w:w="1248" w:type="pct"/>
            <w:gridSpan w:val="7"/>
            <w:vAlign w:val="center"/>
          </w:tcPr>
          <w:p w14:paraId="3ECA0D19" w14:textId="1FD40820" w:rsidR="000A3718" w:rsidRDefault="009166A1">
            <w:pPr>
              <w:pStyle w:val="tableparagraph"/>
              <w:jc w:val="right"/>
            </w:pPr>
            <w:r>
              <w:rPr>
                <w:rFonts w:hint="eastAsia"/>
              </w:rPr>
              <w:t>●</w:t>
            </w:r>
            <w:r w:rsidR="00BE7DC3">
              <w:rPr>
                <w:rFonts w:hint="eastAsia"/>
              </w:rPr>
              <w:t>円</w:t>
            </w:r>
          </w:p>
          <w:p w14:paraId="3ECA0D1A" w14:textId="77777777" w:rsidR="000A3718" w:rsidRDefault="00BE7DC3">
            <w:pPr>
              <w:pStyle w:val="tableparagraph"/>
              <w:jc w:val="right"/>
              <w:rPr>
                <w:sz w:val="14"/>
                <w:szCs w:val="14"/>
              </w:rPr>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1B"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1C" w14:textId="77777777" w:rsidR="000A3718" w:rsidRDefault="00BE7DC3">
            <w:pPr>
              <w:pStyle w:val="tableparagraph"/>
              <w:jc w:val="both"/>
            </w:pPr>
            <w:r>
              <w:rPr>
                <w:rFonts w:hint="eastAsia"/>
              </w:rPr>
              <w:t>売上総利益（円）</w:t>
            </w:r>
            <w:r>
              <w:rPr>
                <w:rFonts w:hint="eastAsia"/>
                <w:vertAlign w:val="superscript"/>
              </w:rPr>
              <w:t>※</w:t>
            </w:r>
            <w:r>
              <w:rPr>
                <w:rFonts w:hint="eastAsia"/>
                <w:vertAlign w:val="superscript"/>
              </w:rPr>
              <w:t>6</w:t>
            </w:r>
          </w:p>
        </w:tc>
        <w:tc>
          <w:tcPr>
            <w:tcW w:w="1255" w:type="pct"/>
            <w:gridSpan w:val="5"/>
            <w:vAlign w:val="center"/>
          </w:tcPr>
          <w:p w14:paraId="3ECA0D1D" w14:textId="33D89C29" w:rsidR="000A3718" w:rsidRDefault="009166A1">
            <w:pPr>
              <w:pStyle w:val="tableparagraph"/>
              <w:jc w:val="right"/>
            </w:pPr>
            <w:r>
              <w:rPr>
                <w:rFonts w:hint="eastAsia"/>
              </w:rPr>
              <w:t>●</w:t>
            </w:r>
            <w:r w:rsidR="00BE7DC3">
              <w:rPr>
                <w:rFonts w:hint="eastAsia"/>
              </w:rPr>
              <w:t>円</w:t>
            </w:r>
          </w:p>
          <w:p w14:paraId="3ECA0D1E" w14:textId="77777777" w:rsidR="000A3718" w:rsidRDefault="00BE7DC3">
            <w:pPr>
              <w:pStyle w:val="tableparagraph"/>
              <w:jc w:val="right"/>
            </w:pPr>
            <w:r>
              <w:rPr>
                <w:rFonts w:hint="eastAsia"/>
                <w:sz w:val="14"/>
                <w:szCs w:val="14"/>
              </w:rPr>
              <w:t>決算期間</w:t>
            </w:r>
            <w:r>
              <w:rPr>
                <w:rFonts w:hint="eastAsia"/>
                <w:sz w:val="14"/>
                <w:szCs w:val="14"/>
              </w:rPr>
              <w:t>1</w:t>
            </w:r>
            <w:r>
              <w:rPr>
                <w:rFonts w:hint="eastAsia"/>
                <w:sz w:val="14"/>
                <w:szCs w:val="14"/>
              </w:rPr>
              <w:t>年未満の場合：　か月</w:t>
            </w:r>
          </w:p>
        </w:tc>
      </w:tr>
      <w:tr w:rsidR="000A3718" w14:paraId="3ECA0D27" w14:textId="77777777">
        <w:trPr>
          <w:trHeight w:val="794"/>
        </w:trPr>
        <w:tc>
          <w:tcPr>
            <w:tcW w:w="1241" w:type="pct"/>
            <w:gridSpan w:val="2"/>
            <w:shd w:val="clear" w:color="auto" w:fill="DDDEED"/>
            <w:vAlign w:val="center"/>
          </w:tcPr>
          <w:p w14:paraId="3ECA0D20"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21" w14:textId="77777777" w:rsidR="000A3718" w:rsidRDefault="00BE7DC3">
            <w:pPr>
              <w:pStyle w:val="tableparagraph"/>
              <w:jc w:val="both"/>
            </w:pPr>
            <w:r>
              <w:rPr>
                <w:rFonts w:hint="eastAsia"/>
              </w:rPr>
              <w:t>経常利益（円）</w:t>
            </w:r>
            <w:r>
              <w:rPr>
                <w:rFonts w:hint="eastAsia"/>
                <w:vertAlign w:val="superscript"/>
              </w:rPr>
              <w:t>※</w:t>
            </w:r>
            <w:r>
              <w:rPr>
                <w:rFonts w:hint="eastAsia"/>
                <w:vertAlign w:val="superscript"/>
              </w:rPr>
              <w:t>7</w:t>
            </w:r>
          </w:p>
        </w:tc>
        <w:tc>
          <w:tcPr>
            <w:tcW w:w="1248" w:type="pct"/>
            <w:gridSpan w:val="7"/>
            <w:vAlign w:val="center"/>
          </w:tcPr>
          <w:p w14:paraId="3ECA0D22" w14:textId="65B6E0BD" w:rsidR="000A3718" w:rsidRDefault="009166A1">
            <w:pPr>
              <w:pStyle w:val="tableparagraph"/>
              <w:jc w:val="right"/>
            </w:pPr>
            <w:r>
              <w:rPr>
                <w:rFonts w:hint="eastAsia"/>
              </w:rPr>
              <w:t>●</w:t>
            </w:r>
            <w:r w:rsidR="00BE7DC3">
              <w:rPr>
                <w:rFonts w:hint="eastAsia"/>
              </w:rPr>
              <w:t>円</w:t>
            </w:r>
          </w:p>
          <w:p w14:paraId="3ECA0D23" w14:textId="77777777" w:rsidR="000A3718" w:rsidRDefault="00BE7DC3">
            <w:pPr>
              <w:pStyle w:val="tableparagraph"/>
              <w:jc w:val="right"/>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24" w14:textId="77777777" w:rsidR="000A3718" w:rsidRDefault="00BE7DC3">
            <w:pPr>
              <w:pStyle w:val="tableparagraph"/>
              <w:jc w:val="both"/>
            </w:pPr>
            <w:r>
              <w:rPr>
                <w:rFonts w:hint="eastAsia"/>
              </w:rPr>
              <w:t>事業所数</w:t>
            </w:r>
          </w:p>
        </w:tc>
        <w:tc>
          <w:tcPr>
            <w:tcW w:w="1255" w:type="pct"/>
            <w:gridSpan w:val="5"/>
            <w:vAlign w:val="center"/>
          </w:tcPr>
          <w:p w14:paraId="3ECA0D25" w14:textId="17EBA125" w:rsidR="000A3718" w:rsidRDefault="009166A1">
            <w:pPr>
              <w:pStyle w:val="tableparagraph"/>
              <w:jc w:val="right"/>
            </w:pPr>
            <w:r>
              <w:rPr>
                <w:rFonts w:hint="eastAsia"/>
              </w:rPr>
              <w:t>2</w:t>
            </w:r>
            <w:r w:rsidR="00BE7DC3">
              <w:rPr>
                <w:rFonts w:hint="eastAsia"/>
              </w:rPr>
              <w:t>事業所</w:t>
            </w:r>
          </w:p>
          <w:p w14:paraId="3ECA0D26" w14:textId="77777777" w:rsidR="000A3718" w:rsidRDefault="00BE7DC3">
            <w:pPr>
              <w:pStyle w:val="tableparagraph"/>
              <w:spacing w:line="260" w:lineRule="exact"/>
              <w:rPr>
                <w:sz w:val="14"/>
                <w:szCs w:val="14"/>
              </w:rPr>
            </w:pPr>
            <w:r>
              <w:rPr>
                <w:rFonts w:hint="eastAsia"/>
                <w:sz w:val="14"/>
                <w:szCs w:val="14"/>
              </w:rPr>
              <w:t>＊本社・本店は</w:t>
            </w:r>
            <w:r>
              <w:rPr>
                <w:rFonts w:hint="eastAsia"/>
                <w:sz w:val="14"/>
                <w:szCs w:val="14"/>
              </w:rPr>
              <w:t>1</w:t>
            </w:r>
            <w:r>
              <w:rPr>
                <w:rFonts w:hint="eastAsia"/>
                <w:sz w:val="14"/>
                <w:szCs w:val="14"/>
              </w:rPr>
              <w:t>事業所とカウントしてください。</w:t>
            </w:r>
          </w:p>
        </w:tc>
      </w:tr>
      <w:tr w:rsidR="000A3718" w14:paraId="3ECA0D2D" w14:textId="77777777">
        <w:trPr>
          <w:trHeight w:val="428"/>
        </w:trPr>
        <w:tc>
          <w:tcPr>
            <w:tcW w:w="429" w:type="pct"/>
            <w:vMerge w:val="restart"/>
            <w:shd w:val="clear" w:color="auto" w:fill="DDDEED"/>
            <w:textDirection w:val="tbRlV"/>
            <w:vAlign w:val="center"/>
          </w:tcPr>
          <w:p w14:paraId="3ECA0D28" w14:textId="77777777" w:rsidR="000A3718" w:rsidRDefault="00BE7DC3">
            <w:pPr>
              <w:pStyle w:val="tableparagraph"/>
              <w:ind w:left="113" w:right="113"/>
              <w:jc w:val="both"/>
            </w:pPr>
            <w:r>
              <w:rPr>
                <w:rFonts w:hint="eastAsia"/>
              </w:rPr>
              <w:t>連絡担当者</w:t>
            </w:r>
            <w:r>
              <w:rPr>
                <w:rFonts w:hint="eastAsia"/>
                <w:sz w:val="16"/>
                <w:szCs w:val="16"/>
              </w:rPr>
              <w:t>（代表者もしくは従業員に限る）</w:t>
            </w:r>
          </w:p>
        </w:tc>
        <w:tc>
          <w:tcPr>
            <w:tcW w:w="812" w:type="pct"/>
            <w:shd w:val="clear" w:color="auto" w:fill="DDDEED"/>
            <w:vAlign w:val="center"/>
          </w:tcPr>
          <w:p w14:paraId="3ECA0D29" w14:textId="77777777" w:rsidR="000A3718" w:rsidRDefault="00BE7DC3">
            <w:pPr>
              <w:pStyle w:val="tableparagraph"/>
              <w:jc w:val="both"/>
            </w:pPr>
            <w:r>
              <w:rPr>
                <w:rFonts w:hint="eastAsia"/>
              </w:rPr>
              <w:t>フリガナ</w:t>
            </w:r>
          </w:p>
        </w:tc>
        <w:tc>
          <w:tcPr>
            <w:tcW w:w="1248" w:type="pct"/>
            <w:gridSpan w:val="7"/>
            <w:vAlign w:val="center"/>
          </w:tcPr>
          <w:p w14:paraId="3ECA0D2A" w14:textId="051E1425" w:rsidR="000A3718" w:rsidRDefault="009166A1">
            <w:pPr>
              <w:pStyle w:val="tableparagraph"/>
              <w:jc w:val="right"/>
            </w:pPr>
            <w:r>
              <w:rPr>
                <w:rFonts w:hint="eastAsia"/>
              </w:rPr>
              <w:t>ヤマカワ　ナナ</w:t>
            </w:r>
          </w:p>
        </w:tc>
        <w:tc>
          <w:tcPr>
            <w:tcW w:w="1256" w:type="pct"/>
            <w:gridSpan w:val="6"/>
            <w:vMerge w:val="restart"/>
            <w:shd w:val="clear" w:color="auto" w:fill="DDDEED"/>
            <w:vAlign w:val="center"/>
          </w:tcPr>
          <w:p w14:paraId="3ECA0D2B" w14:textId="77777777" w:rsidR="000A3718" w:rsidRDefault="00BE7DC3">
            <w:pPr>
              <w:pStyle w:val="tableparagraph"/>
              <w:jc w:val="both"/>
            </w:pPr>
            <w:r>
              <w:rPr>
                <w:rFonts w:hint="eastAsia"/>
              </w:rPr>
              <w:t>役職</w:t>
            </w:r>
          </w:p>
        </w:tc>
        <w:tc>
          <w:tcPr>
            <w:tcW w:w="1255" w:type="pct"/>
            <w:gridSpan w:val="5"/>
            <w:vMerge w:val="restart"/>
            <w:vAlign w:val="center"/>
          </w:tcPr>
          <w:p w14:paraId="3ECA0D2C" w14:textId="419F09E7" w:rsidR="000A3718" w:rsidRDefault="009166A1">
            <w:pPr>
              <w:pStyle w:val="tableparagraph"/>
              <w:jc w:val="both"/>
            </w:pPr>
            <w:r>
              <w:rPr>
                <w:rFonts w:hint="eastAsia"/>
              </w:rPr>
              <w:t>代表</w:t>
            </w:r>
          </w:p>
        </w:tc>
      </w:tr>
      <w:tr w:rsidR="000A3718" w14:paraId="3ECA0D33" w14:textId="77777777">
        <w:trPr>
          <w:trHeight w:val="427"/>
        </w:trPr>
        <w:tc>
          <w:tcPr>
            <w:tcW w:w="429" w:type="pct"/>
            <w:vMerge/>
            <w:shd w:val="clear" w:color="auto" w:fill="DDDEED"/>
            <w:textDirection w:val="tbRlV"/>
            <w:vAlign w:val="center"/>
          </w:tcPr>
          <w:p w14:paraId="3ECA0D2E" w14:textId="77777777" w:rsidR="000A3718" w:rsidRDefault="000A3718">
            <w:pPr>
              <w:pStyle w:val="tableparagraph"/>
              <w:ind w:left="113" w:right="113"/>
              <w:jc w:val="both"/>
            </w:pPr>
          </w:p>
        </w:tc>
        <w:tc>
          <w:tcPr>
            <w:tcW w:w="812" w:type="pct"/>
            <w:shd w:val="clear" w:color="auto" w:fill="DDDEED"/>
            <w:vAlign w:val="center"/>
          </w:tcPr>
          <w:p w14:paraId="3ECA0D2F" w14:textId="77777777" w:rsidR="000A3718" w:rsidRDefault="00BE7DC3">
            <w:pPr>
              <w:pStyle w:val="tableparagraph"/>
              <w:jc w:val="both"/>
            </w:pPr>
            <w:r>
              <w:rPr>
                <w:rFonts w:hint="eastAsia"/>
              </w:rPr>
              <w:t>氏名</w:t>
            </w:r>
          </w:p>
        </w:tc>
        <w:tc>
          <w:tcPr>
            <w:tcW w:w="1248" w:type="pct"/>
            <w:gridSpan w:val="7"/>
            <w:vAlign w:val="center"/>
          </w:tcPr>
          <w:p w14:paraId="3ECA0D30" w14:textId="7CACBD36" w:rsidR="000A3718" w:rsidRDefault="009166A1">
            <w:pPr>
              <w:pStyle w:val="tableparagraph"/>
              <w:jc w:val="right"/>
            </w:pPr>
            <w:r w:rsidRPr="009166A1">
              <w:rPr>
                <w:rFonts w:hint="eastAsia"/>
              </w:rPr>
              <w:t>山川　奈々</w:t>
            </w:r>
          </w:p>
        </w:tc>
        <w:tc>
          <w:tcPr>
            <w:tcW w:w="1256" w:type="pct"/>
            <w:gridSpan w:val="6"/>
            <w:vMerge/>
            <w:shd w:val="clear" w:color="auto" w:fill="DDDEED"/>
            <w:vAlign w:val="center"/>
          </w:tcPr>
          <w:p w14:paraId="3ECA0D31" w14:textId="77777777" w:rsidR="000A3718" w:rsidRDefault="000A3718">
            <w:pPr>
              <w:pStyle w:val="tableparagraph"/>
              <w:jc w:val="both"/>
            </w:pPr>
          </w:p>
        </w:tc>
        <w:tc>
          <w:tcPr>
            <w:tcW w:w="1255" w:type="pct"/>
            <w:gridSpan w:val="5"/>
            <w:vMerge/>
            <w:vAlign w:val="center"/>
          </w:tcPr>
          <w:p w14:paraId="3ECA0D32" w14:textId="77777777" w:rsidR="000A3718" w:rsidRDefault="000A3718">
            <w:pPr>
              <w:pStyle w:val="tableparagraph"/>
              <w:jc w:val="both"/>
            </w:pPr>
          </w:p>
        </w:tc>
      </w:tr>
      <w:tr w:rsidR="000A3718" w14:paraId="3ECA0D37" w14:textId="77777777">
        <w:trPr>
          <w:trHeight w:val="454"/>
        </w:trPr>
        <w:tc>
          <w:tcPr>
            <w:tcW w:w="429" w:type="pct"/>
            <w:vMerge/>
            <w:shd w:val="clear" w:color="auto" w:fill="DDDEED"/>
            <w:vAlign w:val="center"/>
          </w:tcPr>
          <w:p w14:paraId="3ECA0D34" w14:textId="77777777" w:rsidR="000A3718" w:rsidRDefault="000A3718">
            <w:pPr>
              <w:pStyle w:val="tableparagraph"/>
              <w:jc w:val="both"/>
            </w:pPr>
          </w:p>
        </w:tc>
        <w:tc>
          <w:tcPr>
            <w:tcW w:w="812" w:type="pct"/>
            <w:shd w:val="clear" w:color="auto" w:fill="DDDEED"/>
            <w:vAlign w:val="center"/>
          </w:tcPr>
          <w:p w14:paraId="3ECA0D35" w14:textId="77777777" w:rsidR="000A3718" w:rsidRDefault="00BE7DC3">
            <w:pPr>
              <w:pStyle w:val="tableparagraph"/>
              <w:jc w:val="both"/>
            </w:pPr>
            <w:r>
              <w:rPr>
                <w:rFonts w:hint="eastAsia"/>
              </w:rPr>
              <w:t>住所</w:t>
            </w:r>
          </w:p>
        </w:tc>
        <w:tc>
          <w:tcPr>
            <w:tcW w:w="3759" w:type="pct"/>
            <w:gridSpan w:val="18"/>
            <w:vAlign w:val="center"/>
          </w:tcPr>
          <w:p w14:paraId="3ECA0D36" w14:textId="2EBAEBB7" w:rsidR="000A3718" w:rsidRDefault="00BE7DC3">
            <w:pPr>
              <w:pStyle w:val="tableparagraph"/>
              <w:jc w:val="both"/>
            </w:pPr>
            <w:r>
              <w:rPr>
                <w:rFonts w:hint="eastAsia"/>
                <w:lang w:eastAsia="zh-TW"/>
              </w:rPr>
              <w:t>（〒</w:t>
            </w:r>
            <w:r w:rsidR="009166A1" w:rsidRPr="009166A1">
              <w:rPr>
                <w:lang w:eastAsia="zh-TW"/>
              </w:rPr>
              <w:t>433-8118</w:t>
            </w:r>
            <w:r>
              <w:rPr>
                <w:rFonts w:hint="eastAsia"/>
              </w:rPr>
              <w:t>）</w:t>
            </w:r>
            <w:r w:rsidR="009166A1" w:rsidRPr="009166A1">
              <w:rPr>
                <w:rFonts w:hint="eastAsia"/>
              </w:rPr>
              <w:t>浜松市中央区高丘西</w:t>
            </w:r>
            <w:r w:rsidR="009166A1" w:rsidRPr="009166A1">
              <w:rPr>
                <w:rFonts w:hint="eastAsia"/>
              </w:rPr>
              <w:t>3-17-21</w:t>
            </w:r>
          </w:p>
        </w:tc>
      </w:tr>
      <w:tr w:rsidR="000A3718" w14:paraId="3ECA0D3D" w14:textId="77777777">
        <w:trPr>
          <w:trHeight w:val="454"/>
        </w:trPr>
        <w:tc>
          <w:tcPr>
            <w:tcW w:w="429" w:type="pct"/>
            <w:vMerge/>
            <w:shd w:val="clear" w:color="auto" w:fill="DDDEED"/>
            <w:vAlign w:val="center"/>
          </w:tcPr>
          <w:p w14:paraId="3ECA0D38" w14:textId="77777777" w:rsidR="000A3718" w:rsidRDefault="000A3718">
            <w:pPr>
              <w:pStyle w:val="tableparagraph"/>
              <w:jc w:val="both"/>
              <w:rPr>
                <w:lang w:eastAsia="zh-TW"/>
              </w:rPr>
            </w:pPr>
          </w:p>
        </w:tc>
        <w:tc>
          <w:tcPr>
            <w:tcW w:w="812" w:type="pct"/>
            <w:shd w:val="clear" w:color="auto" w:fill="DDDEED"/>
            <w:vAlign w:val="center"/>
          </w:tcPr>
          <w:p w14:paraId="3ECA0D39" w14:textId="77777777" w:rsidR="000A3718" w:rsidRDefault="00BE7DC3">
            <w:pPr>
              <w:pStyle w:val="tableparagraph"/>
              <w:jc w:val="both"/>
            </w:pPr>
            <w:r>
              <w:rPr>
                <w:rFonts w:hint="eastAsia"/>
              </w:rPr>
              <w:t>電話番号</w:t>
            </w:r>
          </w:p>
        </w:tc>
        <w:tc>
          <w:tcPr>
            <w:tcW w:w="1248" w:type="pct"/>
            <w:gridSpan w:val="7"/>
            <w:vAlign w:val="center"/>
          </w:tcPr>
          <w:p w14:paraId="3ECA0D3A" w14:textId="24F8B5B6" w:rsidR="000A3718" w:rsidRDefault="009166A1">
            <w:pPr>
              <w:pStyle w:val="tableparagraph"/>
              <w:jc w:val="right"/>
            </w:pPr>
            <w:r w:rsidRPr="009166A1">
              <w:t>080-3096-8739</w:t>
            </w:r>
          </w:p>
        </w:tc>
        <w:tc>
          <w:tcPr>
            <w:tcW w:w="1256" w:type="pct"/>
            <w:gridSpan w:val="6"/>
            <w:shd w:val="clear" w:color="auto" w:fill="DDDEED"/>
            <w:vAlign w:val="center"/>
          </w:tcPr>
          <w:p w14:paraId="3ECA0D3B" w14:textId="77777777" w:rsidR="000A3718" w:rsidRDefault="00BE7DC3">
            <w:pPr>
              <w:pStyle w:val="tableparagraph"/>
              <w:jc w:val="both"/>
            </w:pPr>
            <w:r>
              <w:rPr>
                <w:rFonts w:hint="eastAsia"/>
              </w:rPr>
              <w:t>携帯電話</w:t>
            </w:r>
          </w:p>
        </w:tc>
        <w:tc>
          <w:tcPr>
            <w:tcW w:w="1255" w:type="pct"/>
            <w:gridSpan w:val="5"/>
            <w:vAlign w:val="center"/>
          </w:tcPr>
          <w:p w14:paraId="3ECA0D3C" w14:textId="63510911" w:rsidR="000A3718" w:rsidRDefault="009166A1">
            <w:pPr>
              <w:pStyle w:val="tableparagraph"/>
              <w:jc w:val="both"/>
            </w:pPr>
            <w:r w:rsidRPr="009166A1">
              <w:t>080-3096-8739</w:t>
            </w:r>
          </w:p>
        </w:tc>
      </w:tr>
      <w:tr w:rsidR="000A3718" w14:paraId="3ECA0D43" w14:textId="77777777">
        <w:trPr>
          <w:trHeight w:val="454"/>
        </w:trPr>
        <w:tc>
          <w:tcPr>
            <w:tcW w:w="429" w:type="pct"/>
            <w:vMerge/>
            <w:shd w:val="clear" w:color="auto" w:fill="DDDEED"/>
            <w:vAlign w:val="center"/>
          </w:tcPr>
          <w:p w14:paraId="3ECA0D3E" w14:textId="77777777" w:rsidR="000A3718" w:rsidRDefault="000A3718">
            <w:pPr>
              <w:pStyle w:val="tableparagraph"/>
              <w:jc w:val="both"/>
            </w:pPr>
          </w:p>
        </w:tc>
        <w:tc>
          <w:tcPr>
            <w:tcW w:w="812" w:type="pct"/>
            <w:shd w:val="clear" w:color="auto" w:fill="DDDEED"/>
            <w:vAlign w:val="center"/>
          </w:tcPr>
          <w:p w14:paraId="3ECA0D3F" w14:textId="77777777" w:rsidR="000A3718" w:rsidRDefault="00BE7DC3">
            <w:pPr>
              <w:pStyle w:val="tableparagraph"/>
              <w:jc w:val="both"/>
            </w:pPr>
            <w:r>
              <w:rPr>
                <w:rFonts w:hint="eastAsia"/>
              </w:rPr>
              <w:t>FAX</w:t>
            </w:r>
            <w:r>
              <w:rPr>
                <w:rFonts w:hint="eastAsia"/>
              </w:rPr>
              <w:t>番号</w:t>
            </w:r>
          </w:p>
        </w:tc>
        <w:tc>
          <w:tcPr>
            <w:tcW w:w="1248" w:type="pct"/>
            <w:gridSpan w:val="7"/>
            <w:vAlign w:val="center"/>
          </w:tcPr>
          <w:p w14:paraId="3ECA0D40" w14:textId="77777777" w:rsidR="000A3718" w:rsidRDefault="000A3718">
            <w:pPr>
              <w:pStyle w:val="tableparagraph"/>
              <w:ind w:right="105"/>
              <w:jc w:val="right"/>
            </w:pPr>
          </w:p>
        </w:tc>
        <w:tc>
          <w:tcPr>
            <w:tcW w:w="1256" w:type="pct"/>
            <w:gridSpan w:val="6"/>
            <w:shd w:val="clear" w:color="auto" w:fill="DDDEED"/>
            <w:vAlign w:val="center"/>
          </w:tcPr>
          <w:p w14:paraId="3ECA0D41" w14:textId="77777777" w:rsidR="000A3718" w:rsidRDefault="00BE7DC3">
            <w:pPr>
              <w:pStyle w:val="tableparagraph"/>
              <w:jc w:val="both"/>
            </w:pPr>
            <w:r>
              <w:rPr>
                <w:rFonts w:hint="eastAsia"/>
              </w:rPr>
              <w:t>E-mail</w:t>
            </w:r>
          </w:p>
        </w:tc>
        <w:tc>
          <w:tcPr>
            <w:tcW w:w="1255" w:type="pct"/>
            <w:gridSpan w:val="5"/>
            <w:vAlign w:val="center"/>
          </w:tcPr>
          <w:p w14:paraId="3ECA0D42" w14:textId="77777777" w:rsidR="000A3718" w:rsidRDefault="000A3718">
            <w:pPr>
              <w:pStyle w:val="tableparagraph"/>
              <w:spacing w:line="300" w:lineRule="exact"/>
              <w:jc w:val="both"/>
            </w:pPr>
          </w:p>
        </w:tc>
      </w:tr>
      <w:tr w:rsidR="000A3718" w14:paraId="3ECA0D48" w14:textId="77777777">
        <w:trPr>
          <w:trHeight w:val="454"/>
        </w:trPr>
        <w:tc>
          <w:tcPr>
            <w:tcW w:w="1241" w:type="pct"/>
            <w:gridSpan w:val="2"/>
            <w:vMerge w:val="restart"/>
            <w:shd w:val="clear" w:color="auto" w:fill="DDDEED"/>
            <w:vAlign w:val="center"/>
          </w:tcPr>
          <w:p w14:paraId="3ECA0D44" w14:textId="77777777" w:rsidR="000A3718" w:rsidRDefault="00BE7DC3">
            <w:pPr>
              <w:pStyle w:val="tableparagraph"/>
              <w:jc w:val="both"/>
            </w:pPr>
            <w:r>
              <w:rPr>
                <w:rFonts w:hint="eastAsia"/>
              </w:rPr>
              <w:t>代表者の氏名</w:t>
            </w:r>
          </w:p>
        </w:tc>
        <w:tc>
          <w:tcPr>
            <w:tcW w:w="1248" w:type="pct"/>
            <w:gridSpan w:val="7"/>
            <w:vMerge w:val="restart"/>
            <w:vAlign w:val="center"/>
          </w:tcPr>
          <w:p w14:paraId="3ECA0D45" w14:textId="7B88E8D2" w:rsidR="000A3718" w:rsidRDefault="009166A1">
            <w:pPr>
              <w:pStyle w:val="tableparagraph"/>
              <w:ind w:right="210"/>
              <w:jc w:val="right"/>
            </w:pPr>
            <w:r w:rsidRPr="009166A1">
              <w:rPr>
                <w:rFonts w:hint="eastAsia"/>
              </w:rPr>
              <w:t>山川　奈々</w:t>
            </w:r>
          </w:p>
        </w:tc>
        <w:tc>
          <w:tcPr>
            <w:tcW w:w="1256" w:type="pct"/>
            <w:gridSpan w:val="6"/>
            <w:shd w:val="clear" w:color="auto" w:fill="DDDEED"/>
            <w:vAlign w:val="center"/>
          </w:tcPr>
          <w:p w14:paraId="3ECA0D46" w14:textId="77777777" w:rsidR="000A3718" w:rsidRDefault="00BE7DC3">
            <w:pPr>
              <w:pStyle w:val="tableparagraph"/>
              <w:jc w:val="both"/>
            </w:pPr>
            <w:r>
              <w:rPr>
                <w:rFonts w:hint="eastAsia"/>
              </w:rPr>
              <w:t>代表者の生年月日</w:t>
            </w:r>
            <w:r>
              <w:rPr>
                <w:rFonts w:hint="eastAsia"/>
                <w:sz w:val="16"/>
                <w:szCs w:val="16"/>
              </w:rPr>
              <w:t>（西暦）</w:t>
            </w:r>
          </w:p>
        </w:tc>
        <w:tc>
          <w:tcPr>
            <w:tcW w:w="1255" w:type="pct"/>
            <w:gridSpan w:val="5"/>
            <w:vAlign w:val="center"/>
          </w:tcPr>
          <w:p w14:paraId="3ECA0D47" w14:textId="0210F20C" w:rsidR="000A3718" w:rsidRDefault="009166A1">
            <w:pPr>
              <w:pStyle w:val="tableparagraph"/>
              <w:jc w:val="right"/>
            </w:pPr>
            <w:r>
              <w:rPr>
                <w:rFonts w:hint="eastAsia"/>
              </w:rPr>
              <w:t>1982</w:t>
            </w:r>
            <w:r w:rsidR="00BE7DC3">
              <w:rPr>
                <w:rFonts w:hint="eastAsia"/>
              </w:rPr>
              <w:t>年</w:t>
            </w:r>
            <w:r>
              <w:rPr>
                <w:rFonts w:hint="eastAsia"/>
              </w:rPr>
              <w:t>7</w:t>
            </w:r>
            <w:r w:rsidR="00BE7DC3">
              <w:rPr>
                <w:rFonts w:hint="eastAsia"/>
              </w:rPr>
              <w:t>月</w:t>
            </w:r>
            <w:r>
              <w:rPr>
                <w:rFonts w:hint="eastAsia"/>
              </w:rPr>
              <w:t>7</w:t>
            </w:r>
            <w:r w:rsidR="00BE7DC3">
              <w:rPr>
                <w:rFonts w:hint="eastAsia"/>
              </w:rPr>
              <w:t>日</w:t>
            </w:r>
          </w:p>
        </w:tc>
      </w:tr>
      <w:tr w:rsidR="000A3718" w14:paraId="3ECA0D4D" w14:textId="77777777">
        <w:trPr>
          <w:trHeight w:val="454"/>
        </w:trPr>
        <w:tc>
          <w:tcPr>
            <w:tcW w:w="1241" w:type="pct"/>
            <w:gridSpan w:val="2"/>
            <w:vMerge/>
            <w:shd w:val="clear" w:color="auto" w:fill="DDDEED"/>
            <w:vAlign w:val="center"/>
          </w:tcPr>
          <w:p w14:paraId="3ECA0D49" w14:textId="77777777" w:rsidR="000A3718" w:rsidRDefault="000A3718">
            <w:pPr>
              <w:pStyle w:val="tableparagraph"/>
              <w:jc w:val="both"/>
            </w:pPr>
          </w:p>
        </w:tc>
        <w:tc>
          <w:tcPr>
            <w:tcW w:w="1248" w:type="pct"/>
            <w:gridSpan w:val="7"/>
            <w:vMerge/>
            <w:vAlign w:val="center"/>
          </w:tcPr>
          <w:p w14:paraId="3ECA0D4A" w14:textId="77777777" w:rsidR="000A3718" w:rsidRDefault="000A3718">
            <w:pPr>
              <w:pStyle w:val="tableparagraph"/>
              <w:jc w:val="right"/>
            </w:pPr>
          </w:p>
        </w:tc>
        <w:tc>
          <w:tcPr>
            <w:tcW w:w="1256" w:type="pct"/>
            <w:gridSpan w:val="6"/>
            <w:shd w:val="clear" w:color="auto" w:fill="DDDEED"/>
            <w:vAlign w:val="center"/>
          </w:tcPr>
          <w:p w14:paraId="3ECA0D4B" w14:textId="77777777" w:rsidR="000A3718" w:rsidRDefault="00BE7DC3">
            <w:pPr>
              <w:pStyle w:val="tableparagraph"/>
              <w:jc w:val="both"/>
              <w:rPr>
                <w:sz w:val="16"/>
                <w:szCs w:val="16"/>
              </w:rPr>
            </w:pPr>
            <w:r>
              <w:rPr>
                <w:rFonts w:hint="eastAsia"/>
              </w:rPr>
              <w:t>満年齢</w:t>
            </w:r>
            <w:r>
              <w:rPr>
                <w:rFonts w:hint="eastAsia"/>
                <w:vertAlign w:val="superscript"/>
              </w:rPr>
              <w:t>※</w:t>
            </w:r>
            <w:r>
              <w:rPr>
                <w:rFonts w:hint="eastAsia"/>
                <w:vertAlign w:val="superscript"/>
              </w:rPr>
              <w:t>8</w:t>
            </w:r>
          </w:p>
        </w:tc>
        <w:tc>
          <w:tcPr>
            <w:tcW w:w="1255" w:type="pct"/>
            <w:gridSpan w:val="5"/>
            <w:vAlign w:val="center"/>
          </w:tcPr>
          <w:p w14:paraId="3ECA0D4C" w14:textId="46FDE003" w:rsidR="000A3718" w:rsidRDefault="009166A1">
            <w:pPr>
              <w:pStyle w:val="tableparagraph"/>
              <w:jc w:val="right"/>
            </w:pPr>
            <w:r>
              <w:rPr>
                <w:rFonts w:hint="eastAsia"/>
              </w:rPr>
              <w:t>43</w:t>
            </w:r>
            <w:r w:rsidR="00BE7DC3">
              <w:rPr>
                <w:rFonts w:hint="eastAsia"/>
              </w:rPr>
              <w:t>歳</w:t>
            </w:r>
          </w:p>
        </w:tc>
      </w:tr>
      <w:tr w:rsidR="000A3718" w14:paraId="3ECA0D50" w14:textId="77777777">
        <w:trPr>
          <w:trHeight w:val="454"/>
        </w:trPr>
        <w:tc>
          <w:tcPr>
            <w:tcW w:w="1241" w:type="pct"/>
            <w:gridSpan w:val="2"/>
            <w:shd w:val="clear" w:color="auto" w:fill="DDDEED"/>
            <w:vAlign w:val="center"/>
          </w:tcPr>
          <w:p w14:paraId="3ECA0D4E" w14:textId="77777777" w:rsidR="000A3718" w:rsidRDefault="00BE7DC3">
            <w:pPr>
              <w:pStyle w:val="tableparagraph"/>
              <w:jc w:val="both"/>
            </w:pPr>
            <w:r>
              <w:rPr>
                <w:rFonts w:hint="eastAsia"/>
              </w:rPr>
              <w:t>事業実施場所の住所</w:t>
            </w:r>
          </w:p>
        </w:tc>
        <w:tc>
          <w:tcPr>
            <w:tcW w:w="3759" w:type="pct"/>
            <w:gridSpan w:val="18"/>
            <w:vAlign w:val="center"/>
          </w:tcPr>
          <w:p w14:paraId="3ECA0D4F" w14:textId="1EE66490" w:rsidR="000A3718" w:rsidRDefault="00BE7DC3">
            <w:pPr>
              <w:pStyle w:val="tableparagraph"/>
              <w:jc w:val="both"/>
            </w:pPr>
            <w:r>
              <w:rPr>
                <w:rFonts w:hint="eastAsia"/>
                <w:lang w:eastAsia="zh-TW"/>
              </w:rPr>
              <w:t>（〒</w:t>
            </w:r>
            <w:r w:rsidR="003E1273">
              <w:rPr>
                <w:rFonts w:hint="eastAsia"/>
              </w:rPr>
              <w:t>433</w:t>
            </w:r>
            <w:r>
              <w:rPr>
                <w:rFonts w:hint="eastAsia"/>
                <w:lang w:eastAsia="zh-TW"/>
              </w:rPr>
              <w:t>－</w:t>
            </w:r>
            <w:r w:rsidR="003E1273">
              <w:rPr>
                <w:rFonts w:hint="eastAsia"/>
              </w:rPr>
              <w:t>8118</w:t>
            </w:r>
            <w:r>
              <w:rPr>
                <w:rFonts w:hint="eastAsia"/>
                <w:lang w:eastAsia="zh-TW"/>
              </w:rPr>
              <w:t>）</w:t>
            </w:r>
            <w:r w:rsidR="009166A1" w:rsidRPr="009166A1">
              <w:rPr>
                <w:rFonts w:hint="eastAsia"/>
                <w:lang w:eastAsia="zh-TW"/>
              </w:rPr>
              <w:t>浜松市中央区高丘西</w:t>
            </w:r>
            <w:r w:rsidR="009166A1" w:rsidRPr="009166A1">
              <w:rPr>
                <w:rFonts w:hint="eastAsia"/>
                <w:lang w:eastAsia="zh-TW"/>
              </w:rPr>
              <w:t>3-17-21</w:t>
            </w:r>
          </w:p>
        </w:tc>
      </w:tr>
    </w:tbl>
    <w:p w14:paraId="3ECA0D51" w14:textId="77777777" w:rsidR="000A3718" w:rsidRDefault="00BE7DC3">
      <w:pPr>
        <w:pStyle w:val="note"/>
        <w:spacing w:before="60"/>
      </w:pPr>
      <w:r>
        <w:rPr>
          <w:rFonts w:hint="eastAsia"/>
        </w:rPr>
        <w:lastRenderedPageBreak/>
        <w:t>（補助金事務局等からの書類の送付や必要書類の提出依頼等の電話・メール連絡は、全て「代表者」もしくは「連絡担当者」宛てに行われます。補助金の申請内容や実績報告時の提出書類の内容について、責任をもって説明できる方を記載してください。電話番号または携帯電話番号は必ず記入をお願いします。</w:t>
      </w:r>
      <w:r>
        <w:rPr>
          <w:rFonts w:hint="eastAsia"/>
        </w:rPr>
        <w:t>FAX</w:t>
      </w:r>
      <w:r>
        <w:rPr>
          <w:rFonts w:hint="eastAsia"/>
        </w:rPr>
        <w:t>番号・</w:t>
      </w:r>
      <w:r>
        <w:rPr>
          <w:rFonts w:hint="eastAsia"/>
        </w:rPr>
        <w:t>E-mail</w:t>
      </w:r>
      <w:r>
        <w:rPr>
          <w:rFonts w:hint="eastAsia"/>
        </w:rPr>
        <w:t>アドレスも極力記入してください。）</w:t>
      </w:r>
    </w:p>
    <w:p w14:paraId="3ECA0D52" w14:textId="77777777" w:rsidR="000A3718" w:rsidRDefault="00BE7DC3">
      <w:pPr>
        <w:pStyle w:val="note"/>
      </w:pPr>
      <w:r>
        <w:rPr>
          <w:rFonts w:hint="eastAsia"/>
        </w:rPr>
        <w:t>※</w:t>
      </w:r>
      <w:r>
        <w:rPr>
          <w:rFonts w:hint="eastAsia"/>
        </w:rPr>
        <w:t xml:space="preserve">1 </w:t>
      </w:r>
      <w:r>
        <w:rPr>
          <w:rFonts w:hint="eastAsia"/>
        </w:rPr>
        <w:t>法人の場合は、法人番号を記載してください。個人事業主は「なし」と明記してください。マイナンバー（個人番号（</w:t>
      </w:r>
      <w:r>
        <w:rPr>
          <w:rFonts w:hint="eastAsia"/>
        </w:rPr>
        <w:t>12</w:t>
      </w:r>
      <w:r>
        <w:rPr>
          <w:rFonts w:hint="eastAsia"/>
        </w:rPr>
        <w:t>桁））は記載しないでください。</w:t>
      </w:r>
    </w:p>
    <w:p w14:paraId="3ECA0D53" w14:textId="77777777" w:rsidR="000A3718" w:rsidRDefault="00BE7DC3">
      <w:pPr>
        <w:pStyle w:val="note"/>
      </w:pPr>
      <w:r>
        <w:rPr>
          <w:rFonts w:hint="eastAsia"/>
        </w:rPr>
        <w:t>※</w:t>
      </w:r>
      <w:r>
        <w:rPr>
          <w:rFonts w:hint="eastAsia"/>
        </w:rPr>
        <w:t xml:space="preserve">2 </w:t>
      </w:r>
      <w:r>
        <w:rPr>
          <w:rFonts w:hint="eastAsia"/>
        </w:rPr>
        <w:t>別紙「参考資料」の「</w:t>
      </w:r>
      <w:r>
        <w:rPr>
          <w:rFonts w:hint="eastAsia"/>
        </w:rPr>
        <w:t>1.</w:t>
      </w:r>
      <w:r>
        <w:rPr>
          <w:rFonts w:hint="eastAsia"/>
        </w:rPr>
        <w:t>業種の考え方」を参照のうえ、選択してください。</w:t>
      </w:r>
    </w:p>
    <w:p w14:paraId="3ECA0D54" w14:textId="77777777" w:rsidR="000A3718" w:rsidRDefault="00BE7DC3">
      <w:pPr>
        <w:pStyle w:val="note"/>
      </w:pPr>
      <w:r>
        <w:rPr>
          <w:rFonts w:hint="eastAsia"/>
        </w:rPr>
        <w:t>※</w:t>
      </w:r>
      <w:r>
        <w:rPr>
          <w:rFonts w:hint="eastAsia"/>
        </w:rPr>
        <w:t xml:space="preserve">3 </w:t>
      </w:r>
      <w:r>
        <w:rPr>
          <w:rFonts w:hint="eastAsia"/>
        </w:rPr>
        <w:t>別紙「参考資料」の「</w:t>
      </w:r>
      <w:r>
        <w:rPr>
          <w:rFonts w:hint="eastAsia"/>
        </w:rPr>
        <w:t>2.</w:t>
      </w:r>
      <w:r>
        <w:rPr>
          <w:rFonts w:hint="eastAsia"/>
        </w:rPr>
        <w:t>常時使用する従業員の範囲」を参照のうえ、記入してください。</w:t>
      </w:r>
    </w:p>
    <w:p w14:paraId="3ECA0D55" w14:textId="77777777" w:rsidR="000A3718" w:rsidRDefault="00BE7DC3">
      <w:pPr>
        <w:pStyle w:val="note"/>
      </w:pPr>
      <w:r>
        <w:rPr>
          <w:rFonts w:hint="eastAsia"/>
        </w:rPr>
        <w:t>※</w:t>
      </w:r>
      <w:r>
        <w:rPr>
          <w:rFonts w:hint="eastAsia"/>
        </w:rPr>
        <w:t>4</w:t>
      </w:r>
      <w:r>
        <w:rPr>
          <w:rFonts w:hint="eastAsia"/>
        </w:rPr>
        <w:t>「設立年月日」は、創業後に組織変更（例：個人事業主から法人化、有限会社から株式会社化）された場合は、現在の組織体の設立年月日（例：個人事業主から法人化した場合は、法人としての設立年月日）を記載してください。</w:t>
      </w:r>
      <w:r>
        <w:br/>
      </w:r>
      <w:r>
        <w:rPr>
          <w:rFonts w:hint="eastAsia"/>
        </w:rPr>
        <w:t>＊個人事業主で設立した「日」が不明の場合は、空欄のままで構いません（年月までは必ず記載してください）。</w:t>
      </w:r>
    </w:p>
    <w:p w14:paraId="3ECA0D56" w14:textId="77777777" w:rsidR="000A3718" w:rsidRDefault="00BE7DC3">
      <w:pPr>
        <w:pStyle w:val="note"/>
      </w:pPr>
      <w:r>
        <w:rPr>
          <w:rFonts w:hint="eastAsia"/>
        </w:rPr>
        <w:t>※</w:t>
      </w:r>
      <w:r>
        <w:rPr>
          <w:rFonts w:hint="eastAsia"/>
        </w:rPr>
        <w:t>5</w:t>
      </w:r>
      <w:r>
        <w:rPr>
          <w:rFonts w:hint="eastAsia"/>
        </w:rPr>
        <w:t>「直近</w:t>
      </w:r>
      <w:r>
        <w:rPr>
          <w:rFonts w:hint="eastAsia"/>
        </w:rPr>
        <w:t>1</w:t>
      </w:r>
      <w:r>
        <w:rPr>
          <w:rFonts w:hint="eastAsia"/>
        </w:rPr>
        <w:t>期（</w:t>
      </w:r>
      <w:r>
        <w:rPr>
          <w:rFonts w:hint="eastAsia"/>
        </w:rPr>
        <w:t>1</w:t>
      </w:r>
      <w:r>
        <w:rPr>
          <w:rFonts w:hint="eastAsia"/>
        </w:rPr>
        <w:t>年間）の売上高」は、以下の記載金額を転記してください。</w:t>
      </w:r>
      <w:r>
        <w:br/>
      </w:r>
      <w:r>
        <w:rPr>
          <w:rFonts w:hint="eastAsia"/>
        </w:rPr>
        <w:t>・法人の場合：「損益計算書」の「売上高」（決算額）欄の金額</w:t>
      </w:r>
      <w:r>
        <w:br/>
      </w:r>
      <w:r>
        <w:rPr>
          <w:rFonts w:hint="eastAsia"/>
        </w:rPr>
        <w:t>・個人事業主の場合：</w:t>
      </w:r>
      <w:r>
        <w:br/>
      </w:r>
      <w:r>
        <w:rPr>
          <w:rFonts w:hint="eastAsia"/>
        </w:rPr>
        <w:t>（白色申告の場合）「所得税および復興特別所得税」の「確定申告書」第一表の「収入金額等」の「事業収入」欄、または「収支内訳書・</w:t>
      </w:r>
      <w:r>
        <w:rPr>
          <w:rFonts w:hint="eastAsia"/>
        </w:rPr>
        <w:t>1</w:t>
      </w:r>
      <w:r>
        <w:rPr>
          <w:rFonts w:hint="eastAsia"/>
        </w:rPr>
        <w:t>面」の「収入金額」の「①売上（収入）金額」欄の金額</w:t>
      </w:r>
      <w:r>
        <w:br/>
      </w:r>
      <w:r>
        <w:rPr>
          <w:rFonts w:hint="eastAsia"/>
        </w:rPr>
        <w:t>（青色申告の場合）「所得税青色申告決算書」の「損益計算書」の「①売上（収入）金額」欄の金額</w:t>
      </w:r>
    </w:p>
    <w:p w14:paraId="3ECA0D57" w14:textId="77777777" w:rsidR="000A3718" w:rsidRDefault="00BE7DC3">
      <w:pPr>
        <w:pStyle w:val="note"/>
      </w:pPr>
      <w:r>
        <w:rPr>
          <w:rFonts w:hint="eastAsia"/>
        </w:rPr>
        <w:t>※</w:t>
      </w:r>
      <w:r>
        <w:rPr>
          <w:rFonts w:hint="eastAsia"/>
        </w:rPr>
        <w:t>6</w:t>
      </w:r>
      <w:r>
        <w:rPr>
          <w:rFonts w:hint="eastAsia"/>
        </w:rPr>
        <w:t>「直近</w:t>
      </w:r>
      <w:r>
        <w:rPr>
          <w:rFonts w:hint="eastAsia"/>
        </w:rPr>
        <w:t>1</w:t>
      </w:r>
      <w:r>
        <w:rPr>
          <w:rFonts w:hint="eastAsia"/>
        </w:rPr>
        <w:t>期（</w:t>
      </w:r>
      <w:r>
        <w:rPr>
          <w:rFonts w:hint="eastAsia"/>
        </w:rPr>
        <w:t>1</w:t>
      </w:r>
      <w:r>
        <w:rPr>
          <w:rFonts w:hint="eastAsia"/>
        </w:rPr>
        <w:t>年間）の売上総利益」は、以下の記載金額を転記してください。</w:t>
      </w:r>
      <w:r>
        <w:br/>
      </w:r>
      <w:r>
        <w:rPr>
          <w:rFonts w:hint="eastAsia"/>
        </w:rPr>
        <w:t>・法人の場合：「損益計算書」の「売上総利益」（決算額）欄の金額</w:t>
      </w:r>
      <w:r>
        <w:br/>
      </w:r>
      <w:r>
        <w:rPr>
          <w:rFonts w:hint="eastAsia"/>
        </w:rPr>
        <w:t>・個人事業主の場合：</w:t>
      </w:r>
      <w:r>
        <w:br/>
      </w:r>
      <w:r>
        <w:rPr>
          <w:rFonts w:hint="eastAsia"/>
        </w:rPr>
        <w:t xml:space="preserve">　</w:t>
      </w:r>
      <w:r>
        <w:rPr>
          <w:rFonts w:hint="eastAsia"/>
        </w:rPr>
        <w:t>(</w:t>
      </w:r>
      <w:r>
        <w:rPr>
          <w:rFonts w:hint="eastAsia"/>
        </w:rPr>
        <w:t>白色申告の場合</w:t>
      </w:r>
      <w:r>
        <w:rPr>
          <w:rFonts w:hint="eastAsia"/>
        </w:rPr>
        <w:t>)</w:t>
      </w:r>
      <w:r>
        <w:rPr>
          <w:rFonts w:hint="eastAsia"/>
        </w:rPr>
        <w:t>「収支内訳書・</w:t>
      </w:r>
      <w:r>
        <w:rPr>
          <w:rFonts w:hint="eastAsia"/>
        </w:rPr>
        <w:t>1</w:t>
      </w:r>
      <w:r>
        <w:rPr>
          <w:rFonts w:hint="eastAsia"/>
        </w:rPr>
        <w:t>面」の「⑩差引金額」欄の金額</w:t>
      </w:r>
      <w:r>
        <w:br/>
      </w:r>
      <w:r>
        <w:rPr>
          <w:rFonts w:hint="eastAsia"/>
        </w:rPr>
        <w:t xml:space="preserve">　</w:t>
      </w:r>
      <w:r>
        <w:rPr>
          <w:rFonts w:hint="eastAsia"/>
        </w:rPr>
        <w:t>(</w:t>
      </w:r>
      <w:r>
        <w:rPr>
          <w:rFonts w:hint="eastAsia"/>
        </w:rPr>
        <w:t>青色申告の場合）「所得税青色申告決算書」の「損益計算書」の「⑦差引金額」欄の金額</w:t>
      </w:r>
    </w:p>
    <w:p w14:paraId="3ECA0D58" w14:textId="77777777" w:rsidR="000A3718" w:rsidRDefault="00BE7DC3">
      <w:pPr>
        <w:pStyle w:val="note"/>
      </w:pPr>
      <w:r>
        <w:rPr>
          <w:rFonts w:hint="eastAsia"/>
        </w:rPr>
        <w:t>※</w:t>
      </w:r>
      <w:r>
        <w:rPr>
          <w:rFonts w:hint="eastAsia"/>
        </w:rPr>
        <w:t>7</w:t>
      </w:r>
      <w:r>
        <w:rPr>
          <w:rFonts w:hint="eastAsia"/>
        </w:rPr>
        <w:t xml:space="preserve">　「直近</w:t>
      </w:r>
      <w:r>
        <w:rPr>
          <w:rFonts w:hint="eastAsia"/>
        </w:rPr>
        <w:t>1</w:t>
      </w:r>
      <w:r>
        <w:rPr>
          <w:rFonts w:hint="eastAsia"/>
        </w:rPr>
        <w:t>期（</w:t>
      </w:r>
      <w:r>
        <w:rPr>
          <w:rFonts w:hint="eastAsia"/>
        </w:rPr>
        <w:t>1</w:t>
      </w:r>
      <w:r>
        <w:rPr>
          <w:rFonts w:hint="eastAsia"/>
        </w:rPr>
        <w:t>年間）の経常利益」は、以下の記載金額を転記してください。</w:t>
      </w:r>
      <w:r>
        <w:br/>
      </w:r>
      <w:r>
        <w:rPr>
          <w:rFonts w:hint="eastAsia"/>
        </w:rPr>
        <w:t>・法人の場合：「損益計算書」の「経常利益」（決算額）欄の金額</w:t>
      </w:r>
      <w:r>
        <w:br/>
      </w:r>
      <w:r>
        <w:rPr>
          <w:rFonts w:hint="eastAsia"/>
        </w:rPr>
        <w:t>・個人事業主の場合：</w:t>
      </w:r>
      <w:r>
        <w:br/>
      </w:r>
      <w:r>
        <w:rPr>
          <w:rFonts w:hint="eastAsia"/>
        </w:rPr>
        <w:t>（白色申告の場合）「収支内訳書・</w:t>
      </w:r>
      <w:r>
        <w:rPr>
          <w:rFonts w:hint="eastAsia"/>
        </w:rPr>
        <w:t>1</w:t>
      </w:r>
      <w:r>
        <w:rPr>
          <w:rFonts w:hint="eastAsia"/>
        </w:rPr>
        <w:t>面」の「専従者控除前の所得金額⑲」欄の金額</w:t>
      </w:r>
      <w:r>
        <w:br/>
      </w:r>
      <w:r>
        <w:rPr>
          <w:rFonts w:hint="eastAsia"/>
        </w:rPr>
        <w:t>（青色申告の場合）「所得税・青色申告決算書」の「損益計算書」の「青色申告特別控除前の所得金額㊸」欄の金額</w:t>
      </w:r>
    </w:p>
    <w:p w14:paraId="3ECA0D59" w14:textId="77777777" w:rsidR="000A3718" w:rsidRDefault="00BE7DC3">
      <w:pPr>
        <w:pStyle w:val="note"/>
      </w:pPr>
      <w:r>
        <w:rPr>
          <w:rFonts w:hint="eastAsia"/>
        </w:rPr>
        <w:t xml:space="preserve">　＜注（※</w:t>
      </w:r>
      <w:r>
        <w:rPr>
          <w:rFonts w:hint="eastAsia"/>
        </w:rPr>
        <w:t>5</w:t>
      </w:r>
      <w:r>
        <w:rPr>
          <w:rFonts w:hint="eastAsia"/>
        </w:rPr>
        <w:t>、※</w:t>
      </w:r>
      <w:r>
        <w:rPr>
          <w:rFonts w:hint="eastAsia"/>
        </w:rPr>
        <w:t>6</w:t>
      </w:r>
      <w:r>
        <w:rPr>
          <w:rFonts w:hint="eastAsia"/>
        </w:rPr>
        <w:t>、※</w:t>
      </w:r>
      <w:r>
        <w:rPr>
          <w:rFonts w:hint="eastAsia"/>
        </w:rPr>
        <w:t>7</w:t>
      </w:r>
      <w:r>
        <w:rPr>
          <w:rFonts w:hint="eastAsia"/>
        </w:rPr>
        <w:t>共通）＞</w:t>
      </w:r>
      <w:r>
        <w:br/>
      </w:r>
      <w:r>
        <w:rPr>
          <w:rFonts w:hint="eastAsia"/>
        </w:rPr>
        <w:t>①設立から</w:t>
      </w:r>
      <w:r>
        <w:rPr>
          <w:rFonts w:hint="eastAsia"/>
        </w:rPr>
        <w:t>1</w:t>
      </w:r>
      <w:r>
        <w:rPr>
          <w:rFonts w:hint="eastAsia"/>
        </w:rPr>
        <w:t>年未満のため直前決算期間が</w:t>
      </w:r>
      <w:r>
        <w:rPr>
          <w:rFonts w:hint="eastAsia"/>
        </w:rPr>
        <w:t>1</w:t>
      </w:r>
      <w:r>
        <w:rPr>
          <w:rFonts w:hint="eastAsia"/>
        </w:rPr>
        <w:t>年に満たない場合は、直前期の決算額の下に、決算期間（月数）を記載してください　　　　　　　　　　　（例えば個人から法人成りした後、</w:t>
      </w:r>
      <w:r>
        <w:rPr>
          <w:rFonts w:hint="eastAsia"/>
        </w:rPr>
        <w:t>1</w:t>
      </w:r>
      <w:r>
        <w:rPr>
          <w:rFonts w:hint="eastAsia"/>
        </w:rPr>
        <w:t>年に満たない場合も、法人としての決算期間で記載）。</w:t>
      </w:r>
      <w:r>
        <w:br/>
      </w:r>
      <w:r>
        <w:rPr>
          <w:rFonts w:hint="eastAsia"/>
        </w:rPr>
        <w:t>②設立から間がなく、一度も決算期を迎えていない場合は、「売上高」・「売上総利益」・「経常利益」は「</w:t>
      </w:r>
      <w:r>
        <w:rPr>
          <w:rFonts w:hint="eastAsia"/>
        </w:rPr>
        <w:t>0</w:t>
      </w:r>
      <w:r>
        <w:rPr>
          <w:rFonts w:hint="eastAsia"/>
        </w:rPr>
        <w:t>円」と記載するとともに、「決算期間（月数）」欄も「</w:t>
      </w:r>
      <w:r>
        <w:rPr>
          <w:rFonts w:hint="eastAsia"/>
        </w:rPr>
        <w:t>0</w:t>
      </w:r>
      <w:r>
        <w:rPr>
          <w:rFonts w:hint="eastAsia"/>
        </w:rPr>
        <w:t>か月」と記載してください。</w:t>
      </w:r>
    </w:p>
    <w:p w14:paraId="3ECA0D5A" w14:textId="77777777" w:rsidR="000A3718" w:rsidRDefault="00BE7DC3">
      <w:pPr>
        <w:pStyle w:val="note"/>
      </w:pPr>
      <w:r>
        <w:rPr>
          <w:rFonts w:hint="eastAsia"/>
        </w:rPr>
        <w:t>※</w:t>
      </w:r>
      <w:r>
        <w:rPr>
          <w:rFonts w:hint="eastAsia"/>
        </w:rPr>
        <w:t xml:space="preserve">8 </w:t>
      </w:r>
      <w:r>
        <w:rPr>
          <w:rFonts w:hint="eastAsia"/>
        </w:rPr>
        <w:t>満年齢の基準日は、別紙「参考資料」の「</w:t>
      </w:r>
      <w:r>
        <w:rPr>
          <w:rFonts w:hint="eastAsia"/>
        </w:rPr>
        <w:t>11.</w:t>
      </w:r>
      <w:r>
        <w:rPr>
          <w:sz w:val="21"/>
        </w:rPr>
        <w:t xml:space="preserve"> </w:t>
      </w:r>
      <w:r>
        <w:t>各受付締切回における「基準日」</w:t>
      </w:r>
      <w:r>
        <w:rPr>
          <w:rFonts w:hint="eastAsia"/>
        </w:rPr>
        <w:t>」を参照のうえ、記入してください。</w:t>
      </w:r>
    </w:p>
    <w:p w14:paraId="3ECA0D5B" w14:textId="77777777" w:rsidR="000A3718" w:rsidRDefault="000A3718">
      <w:pPr>
        <w:pStyle w:val="note"/>
      </w:pPr>
    </w:p>
    <w:p w14:paraId="3ECA0D5C" w14:textId="77777777" w:rsidR="000A3718" w:rsidRDefault="00BE7DC3">
      <w:pPr>
        <w:rPr>
          <w:b/>
          <w:bCs/>
        </w:rPr>
      </w:pPr>
      <w:r>
        <w:rPr>
          <w:rFonts w:hint="eastAsia"/>
          <w:b/>
          <w:bCs/>
        </w:rPr>
        <w:t>＜確認事項＞</w:t>
      </w:r>
    </w:p>
    <w:tbl>
      <w:tblPr>
        <w:tblStyle w:val="aa"/>
        <w:tblW w:w="5003" w:type="pct"/>
        <w:tblLook w:val="04A0" w:firstRow="1" w:lastRow="0" w:firstColumn="1" w:lastColumn="0" w:noHBand="0" w:noVBand="1"/>
      </w:tblPr>
      <w:tblGrid>
        <w:gridCol w:w="283"/>
        <w:gridCol w:w="32"/>
        <w:gridCol w:w="2244"/>
        <w:gridCol w:w="712"/>
        <w:gridCol w:w="1834"/>
        <w:gridCol w:w="603"/>
        <w:gridCol w:w="2075"/>
        <w:gridCol w:w="26"/>
        <w:gridCol w:w="2051"/>
      </w:tblGrid>
      <w:tr w:rsidR="000A3718" w14:paraId="3ECA0D5E" w14:textId="77777777">
        <w:trPr>
          <w:trHeight w:val="680"/>
        </w:trPr>
        <w:tc>
          <w:tcPr>
            <w:tcW w:w="5000" w:type="pct"/>
            <w:gridSpan w:val="9"/>
            <w:shd w:val="clear" w:color="auto" w:fill="DDDEED"/>
            <w:vAlign w:val="center"/>
          </w:tcPr>
          <w:p w14:paraId="3ECA0D5D" w14:textId="77777777" w:rsidR="000A3718" w:rsidRDefault="00BE7DC3">
            <w:pPr>
              <w:pStyle w:val="tableparagraph"/>
            </w:pPr>
            <w:r>
              <w:rPr>
                <w:rFonts w:hint="eastAsia"/>
              </w:rPr>
              <w:t>補助対象者として申請する場合は、下記の項目についてご確認ください。</w:t>
            </w:r>
          </w:p>
        </w:tc>
      </w:tr>
      <w:tr w:rsidR="000A3718" w14:paraId="3ECA0D64" w14:textId="77777777">
        <w:trPr>
          <w:trHeight w:val="454"/>
        </w:trPr>
        <w:tc>
          <w:tcPr>
            <w:tcW w:w="2895" w:type="pct"/>
            <w:gridSpan w:val="6"/>
          </w:tcPr>
          <w:p w14:paraId="3ECA0D5F" w14:textId="77777777" w:rsidR="000A3718" w:rsidRDefault="00BE7DC3">
            <w:pPr>
              <w:pStyle w:val="tableparagraph"/>
              <w:jc w:val="both"/>
              <w:rPr>
                <w:color w:val="FF0000"/>
              </w:rPr>
            </w:pPr>
            <w:r>
              <w:rPr>
                <w:rFonts w:hint="eastAsia"/>
                <w:color w:val="FF0000"/>
              </w:rPr>
              <w:t>＜全ての事業者が対象＞</w:t>
            </w:r>
          </w:p>
          <w:p w14:paraId="3ECA0D60" w14:textId="77777777" w:rsidR="000A3718" w:rsidRDefault="00BE7DC3">
            <w:pPr>
              <w:pStyle w:val="tableparagraph"/>
              <w:jc w:val="both"/>
            </w:pPr>
            <w:r>
              <w:rPr>
                <w:rFonts w:hint="eastAsia"/>
              </w:rPr>
              <w:t>「</w:t>
            </w:r>
            <w:r>
              <w:rPr>
                <w:rFonts w:hint="eastAsia"/>
              </w:rPr>
              <w:t>G</w:t>
            </w:r>
            <w:r>
              <w:rPr>
                <w:rFonts w:hint="eastAsia"/>
              </w:rPr>
              <w:t>ビズ</w:t>
            </w:r>
            <w:r>
              <w:rPr>
                <w:rFonts w:hint="eastAsia"/>
              </w:rPr>
              <w:t>ID</w:t>
            </w:r>
            <w:r>
              <w:rPr>
                <w:rFonts w:hint="eastAsia"/>
              </w:rPr>
              <w:t>プライム」のアカウントを取得している。</w:t>
            </w:r>
          </w:p>
          <w:p w14:paraId="3ECA0D61" w14:textId="77777777" w:rsidR="000A3718" w:rsidRDefault="00BE7DC3">
            <w:pPr>
              <w:pStyle w:val="tableparagraph"/>
              <w:spacing w:line="300" w:lineRule="exact"/>
              <w:jc w:val="both"/>
              <w:rPr>
                <w:color w:val="FF0000"/>
                <w:sz w:val="16"/>
                <w:szCs w:val="16"/>
              </w:rPr>
            </w:pPr>
            <w:r>
              <w:rPr>
                <w:rFonts w:hint="eastAsia"/>
                <w:sz w:val="16"/>
                <w:szCs w:val="16"/>
              </w:rPr>
              <w:t>※本補助金の電子申請には、当該アカウントが必要です。未取得の方は</w:t>
            </w:r>
            <w:hyperlink r:id="rId10" w:history="1">
              <w:r w:rsidR="000A3718">
                <w:rPr>
                  <w:rStyle w:val="ab"/>
                  <w:rFonts w:hint="eastAsia"/>
                  <w:sz w:val="16"/>
                  <w:szCs w:val="16"/>
                </w:rPr>
                <w:t>G</w:t>
              </w:r>
              <w:r w:rsidR="000A3718">
                <w:rPr>
                  <w:rStyle w:val="ab"/>
                  <w:sz w:val="16"/>
                  <w:szCs w:val="16"/>
                </w:rPr>
                <w:t>ビズ</w:t>
              </w:r>
              <w:r w:rsidR="000A3718">
                <w:rPr>
                  <w:rStyle w:val="ab"/>
                  <w:rFonts w:hint="eastAsia"/>
                  <w:sz w:val="16"/>
                  <w:szCs w:val="16"/>
                </w:rPr>
                <w:t>ID</w:t>
              </w:r>
              <w:r w:rsidR="000A3718">
                <w:rPr>
                  <w:rStyle w:val="ab"/>
                  <w:rFonts w:hint="eastAsia"/>
                  <w:sz w:val="16"/>
                  <w:szCs w:val="16"/>
                </w:rPr>
                <w:t>のウェブサイト</w:t>
              </w:r>
            </w:hyperlink>
            <w:r>
              <w:rPr>
                <w:rFonts w:hint="eastAsia"/>
                <w:sz w:val="16"/>
                <w:szCs w:val="16"/>
              </w:rPr>
              <w:t>より手続きをしてください。</w:t>
            </w:r>
          </w:p>
        </w:tc>
        <w:tc>
          <w:tcPr>
            <w:tcW w:w="1052" w:type="pct"/>
            <w:vAlign w:val="center"/>
          </w:tcPr>
          <w:p w14:paraId="3ECA0D62" w14:textId="0F36E4FA" w:rsidR="000A3718" w:rsidRDefault="00C20A0E">
            <w:pPr>
              <w:pStyle w:val="tableparagraph"/>
              <w:jc w:val="both"/>
              <w:rPr>
                <w:rFonts w:eastAsiaTheme="majorHAnsi" w:cs="Segoe UI"/>
                <w:szCs w:val="21"/>
              </w:rPr>
            </w:pPr>
            <w:sdt>
              <w:sdtPr>
                <w:rPr>
                  <w:rFonts w:eastAsiaTheme="majorHAnsi" w:cs="Segoe UI"/>
                  <w:szCs w:val="21"/>
                </w:rPr>
                <w:id w:val="-420875419"/>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取得済</w:t>
            </w:r>
          </w:p>
        </w:tc>
        <w:tc>
          <w:tcPr>
            <w:tcW w:w="1053" w:type="pct"/>
            <w:gridSpan w:val="2"/>
            <w:vAlign w:val="center"/>
          </w:tcPr>
          <w:p w14:paraId="3ECA0D63" w14:textId="77777777" w:rsidR="000A3718" w:rsidRDefault="00C20A0E">
            <w:pPr>
              <w:pStyle w:val="tableparagraph"/>
              <w:jc w:val="both"/>
              <w:rPr>
                <w:rFonts w:eastAsiaTheme="majorHAnsi" w:cs="Segoe UI"/>
                <w:szCs w:val="21"/>
              </w:rPr>
            </w:pPr>
            <w:sdt>
              <w:sdtPr>
                <w:rPr>
                  <w:rFonts w:eastAsiaTheme="majorHAnsi" w:cs="Segoe UI"/>
                  <w:szCs w:val="21"/>
                </w:rPr>
                <w:id w:val="-660922074"/>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未取得</w:t>
            </w:r>
          </w:p>
        </w:tc>
      </w:tr>
      <w:tr w:rsidR="000A3718" w14:paraId="3ECA0D6C" w14:textId="77777777">
        <w:trPr>
          <w:trHeight w:val="454"/>
        </w:trPr>
        <w:tc>
          <w:tcPr>
            <w:tcW w:w="2895" w:type="pct"/>
            <w:gridSpan w:val="6"/>
            <w:vMerge w:val="restart"/>
          </w:tcPr>
          <w:p w14:paraId="3ECA0D65" w14:textId="77777777" w:rsidR="000A3718" w:rsidRDefault="00BE7DC3">
            <w:pPr>
              <w:pStyle w:val="tableparagraph"/>
              <w:jc w:val="both"/>
              <w:rPr>
                <w:color w:val="FF0000"/>
              </w:rPr>
            </w:pPr>
            <w:r>
              <w:rPr>
                <w:rFonts w:hint="eastAsia"/>
                <w:color w:val="FF0000"/>
              </w:rPr>
              <w:t>＜全ての事業者が対象＞</w:t>
            </w:r>
          </w:p>
          <w:p w14:paraId="3ECA0D66" w14:textId="77777777" w:rsidR="000A3718" w:rsidRDefault="00BE7DC3">
            <w:pPr>
              <w:pStyle w:val="tableparagraph"/>
              <w:jc w:val="both"/>
            </w:pPr>
            <w:r>
              <w:rPr>
                <w:rFonts w:hint="eastAsia"/>
              </w:rPr>
              <w:lastRenderedPageBreak/>
              <w:t>本補助金申請にあたり、商工会・商工会議所を除く第</w:t>
            </w:r>
            <w:r>
              <w:rPr>
                <w:rFonts w:hint="eastAsia"/>
              </w:rPr>
              <w:t>3</w:t>
            </w:r>
            <w:r>
              <w:rPr>
                <w:rFonts w:hint="eastAsia"/>
              </w:rPr>
              <w:t>者からアドバイスを受けた場合、その相手方と金額を記載してください。</w:t>
            </w:r>
          </w:p>
          <w:p w14:paraId="3ECA0D67" w14:textId="77777777" w:rsidR="000A3718" w:rsidRDefault="00BE7DC3">
            <w:pPr>
              <w:pStyle w:val="tableparagraph"/>
              <w:spacing w:line="300" w:lineRule="exact"/>
              <w:jc w:val="both"/>
              <w:rPr>
                <w:sz w:val="16"/>
                <w:szCs w:val="16"/>
              </w:rPr>
            </w:pPr>
            <w:r>
              <w:rPr>
                <w:rFonts w:hint="eastAsia"/>
                <w:sz w:val="16"/>
                <w:szCs w:val="16"/>
              </w:rPr>
              <w:t>※注・第</w:t>
            </w:r>
            <w:r>
              <w:rPr>
                <w:rFonts w:hint="eastAsia"/>
                <w:sz w:val="16"/>
                <w:szCs w:val="16"/>
              </w:rPr>
              <w:t>3</w:t>
            </w:r>
            <w:r>
              <w:rPr>
                <w:rFonts w:hint="eastAsia"/>
                <w:sz w:val="16"/>
                <w:szCs w:val="16"/>
              </w:rPr>
              <w:t>者からアドバイスを受けたが、アドバイス料を支払わない（支払っていない）場合は「</w:t>
            </w:r>
            <w:r>
              <w:rPr>
                <w:rFonts w:hint="eastAsia"/>
                <w:sz w:val="16"/>
                <w:szCs w:val="16"/>
              </w:rPr>
              <w:t>0</w:t>
            </w:r>
            <w:r>
              <w:rPr>
                <w:rFonts w:hint="eastAsia"/>
                <w:sz w:val="16"/>
                <w:szCs w:val="16"/>
              </w:rPr>
              <w:t>円」と記載ください。</w:t>
            </w:r>
          </w:p>
          <w:p w14:paraId="3ECA0D68" w14:textId="77777777" w:rsidR="000A3718" w:rsidRDefault="00BE7DC3">
            <w:pPr>
              <w:pStyle w:val="tableparagraph"/>
              <w:spacing w:line="300" w:lineRule="exact"/>
              <w:jc w:val="both"/>
              <w:rPr>
                <w:sz w:val="16"/>
                <w:szCs w:val="16"/>
              </w:rPr>
            </w:pPr>
            <w:r>
              <w:rPr>
                <w:rFonts w:hint="eastAsia"/>
                <w:sz w:val="16"/>
                <w:szCs w:val="16"/>
              </w:rPr>
              <w:t>※注・外部の第</w:t>
            </w:r>
            <w:r>
              <w:rPr>
                <w:rFonts w:hint="eastAsia"/>
                <w:sz w:val="16"/>
                <w:szCs w:val="16"/>
              </w:rPr>
              <w:t>3</w:t>
            </w:r>
            <w:r>
              <w:rPr>
                <w:rFonts w:hint="eastAsia"/>
                <w:sz w:val="16"/>
                <w:szCs w:val="16"/>
              </w:rPr>
              <w:t>者からアドバイスを受けること自体は問題ありません。</w:t>
            </w:r>
          </w:p>
          <w:p w14:paraId="3ECA0D69" w14:textId="77777777" w:rsidR="000A3718" w:rsidRDefault="00BE7DC3">
            <w:pPr>
              <w:pStyle w:val="tableparagraph"/>
              <w:spacing w:line="300" w:lineRule="exact"/>
              <w:jc w:val="both"/>
            </w:pPr>
            <w:r>
              <w:rPr>
                <w:rFonts w:hint="eastAsia"/>
                <w:sz w:val="16"/>
                <w:szCs w:val="16"/>
              </w:rPr>
              <w:t>※注・「高額なアドバイス料金」を請求される事案も発生しておりますので、ご注意ください。</w:t>
            </w:r>
          </w:p>
        </w:tc>
        <w:tc>
          <w:tcPr>
            <w:tcW w:w="1052" w:type="pct"/>
            <w:vAlign w:val="center"/>
          </w:tcPr>
          <w:p w14:paraId="3ECA0D6A" w14:textId="77777777" w:rsidR="000A3718" w:rsidRDefault="00C20A0E">
            <w:pPr>
              <w:pStyle w:val="tableparagraph"/>
              <w:jc w:val="both"/>
            </w:pPr>
            <w:sdt>
              <w:sdtPr>
                <w:rPr>
                  <w:rFonts w:eastAsiaTheme="majorHAnsi" w:cs="Segoe UI"/>
                  <w:szCs w:val="21"/>
                </w:rPr>
                <w:id w:val="1381205307"/>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53" w:type="pct"/>
            <w:gridSpan w:val="2"/>
            <w:vAlign w:val="center"/>
          </w:tcPr>
          <w:p w14:paraId="3ECA0D6B" w14:textId="0256A2A8" w:rsidR="000A3718" w:rsidRDefault="00C20A0E">
            <w:pPr>
              <w:pStyle w:val="tableparagraph"/>
              <w:jc w:val="both"/>
            </w:pPr>
            <w:sdt>
              <w:sdtPr>
                <w:rPr>
                  <w:rFonts w:eastAsiaTheme="majorHAnsi" w:cs="Segoe UI"/>
                  <w:szCs w:val="21"/>
                </w:rPr>
                <w:id w:val="-1277324442"/>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74" w14:textId="77777777">
        <w:trPr>
          <w:trHeight w:val="454"/>
        </w:trPr>
        <w:tc>
          <w:tcPr>
            <w:tcW w:w="2895" w:type="pct"/>
            <w:gridSpan w:val="6"/>
            <w:vMerge/>
            <w:tcBorders>
              <w:bottom w:val="single" w:sz="4" w:space="0" w:color="3B3838" w:themeColor="background2" w:themeShade="40"/>
            </w:tcBorders>
            <w:vAlign w:val="center"/>
          </w:tcPr>
          <w:p w14:paraId="3ECA0D6D" w14:textId="77777777" w:rsidR="000A3718" w:rsidRDefault="000A3718">
            <w:pPr>
              <w:pStyle w:val="tableparagraph"/>
              <w:jc w:val="right"/>
            </w:pPr>
          </w:p>
        </w:tc>
        <w:tc>
          <w:tcPr>
            <w:tcW w:w="2105" w:type="pct"/>
            <w:gridSpan w:val="3"/>
          </w:tcPr>
          <w:p w14:paraId="3ECA0D6E" w14:textId="77777777" w:rsidR="000A3718" w:rsidRDefault="00BE7DC3">
            <w:pPr>
              <w:pStyle w:val="tableparagraph"/>
              <w:jc w:val="both"/>
              <w:rPr>
                <w:color w:val="FF0000"/>
              </w:rPr>
            </w:pPr>
            <w:r>
              <w:rPr>
                <w:rFonts w:hint="eastAsia"/>
                <w:color w:val="FF0000"/>
              </w:rPr>
              <w:t>＜「該当する」にチェックした事業者が対象＞</w:t>
            </w:r>
          </w:p>
          <w:p w14:paraId="3ECA0D6F" w14:textId="77777777" w:rsidR="000A3718" w:rsidRDefault="00BE7DC3">
            <w:pPr>
              <w:pStyle w:val="tableparagraph"/>
              <w:jc w:val="both"/>
              <w:rPr>
                <w:bCs/>
              </w:rPr>
            </w:pPr>
            <w:r>
              <w:rPr>
                <w:rFonts w:hint="eastAsia"/>
                <w:bCs/>
              </w:rPr>
              <w:lastRenderedPageBreak/>
              <w:t>①アドバイスをした第</w:t>
            </w:r>
            <w:r>
              <w:rPr>
                <w:rFonts w:hint="eastAsia"/>
                <w:bCs/>
              </w:rPr>
              <w:t>3</w:t>
            </w:r>
            <w:r>
              <w:rPr>
                <w:rFonts w:hint="eastAsia"/>
                <w:bCs/>
              </w:rPr>
              <w:t>者の名称</w:t>
            </w:r>
          </w:p>
          <w:p w14:paraId="3ECA0D70" w14:textId="77777777" w:rsidR="000A3718" w:rsidRDefault="00BE7DC3">
            <w:pPr>
              <w:pStyle w:val="tableparagraph"/>
              <w:spacing w:beforeLines="50" w:before="180"/>
              <w:jc w:val="both"/>
              <w:rPr>
                <w:bCs/>
              </w:rPr>
            </w:pPr>
            <w:r>
              <w:rPr>
                <w:rFonts w:hint="eastAsia"/>
                <w:bCs/>
              </w:rPr>
              <w:t>＿＿＿＿＿＿＿＿＿＿＿＿＿＿＿＿＿＿</w:t>
            </w:r>
          </w:p>
          <w:p w14:paraId="3ECA0D71" w14:textId="77777777" w:rsidR="000A3718" w:rsidRDefault="000A3718">
            <w:pPr>
              <w:pStyle w:val="tableparagraph"/>
              <w:jc w:val="both"/>
              <w:rPr>
                <w:bCs/>
              </w:rPr>
            </w:pPr>
          </w:p>
          <w:p w14:paraId="3ECA0D72" w14:textId="77777777" w:rsidR="000A3718" w:rsidRDefault="00BE7DC3">
            <w:pPr>
              <w:pStyle w:val="tableparagraph"/>
              <w:jc w:val="both"/>
              <w:rPr>
                <w:bCs/>
              </w:rPr>
            </w:pPr>
            <w:r>
              <w:rPr>
                <w:rFonts w:hint="eastAsia"/>
                <w:bCs/>
              </w:rPr>
              <w:t>②アドバイス料の金額</w:t>
            </w:r>
          </w:p>
          <w:p w14:paraId="3ECA0D73" w14:textId="77777777" w:rsidR="000A3718" w:rsidRDefault="00BE7DC3">
            <w:pPr>
              <w:pStyle w:val="tableparagraph"/>
              <w:spacing w:beforeLines="50" w:before="180"/>
              <w:jc w:val="both"/>
            </w:pPr>
            <w:r>
              <w:rPr>
                <w:rFonts w:hint="eastAsia"/>
                <w:bCs/>
              </w:rPr>
              <w:t>＿＿＿＿＿＿＿＿＿＿＿＿＿＿＿＿＿円</w:t>
            </w:r>
          </w:p>
        </w:tc>
      </w:tr>
      <w:tr w:rsidR="000A3718" w14:paraId="3ECA0D79" w14:textId="77777777">
        <w:trPr>
          <w:trHeight w:val="454"/>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75" w14:textId="77777777" w:rsidR="000A3718" w:rsidRDefault="00BE7DC3">
            <w:pPr>
              <w:pStyle w:val="tableparagraph"/>
              <w:rPr>
                <w:color w:val="FF0000"/>
              </w:rPr>
            </w:pPr>
            <w:r>
              <w:rPr>
                <w:rFonts w:hint="eastAsia"/>
                <w:color w:val="FF0000"/>
              </w:rPr>
              <w:lastRenderedPageBreak/>
              <w:t>＜法人のみが対象＞</w:t>
            </w:r>
          </w:p>
          <w:p w14:paraId="3ECA0D76" w14:textId="77777777" w:rsidR="000A3718" w:rsidRDefault="00BE7DC3">
            <w:pPr>
              <w:pStyle w:val="tableparagraph"/>
            </w:pPr>
            <w:r>
              <w:rPr>
                <w:rFonts w:hint="eastAsia"/>
              </w:rPr>
              <w:t>資本金又は出資金が</w:t>
            </w:r>
            <w:r>
              <w:rPr>
                <w:rFonts w:hint="eastAsia"/>
              </w:rPr>
              <w:t>5</w:t>
            </w:r>
            <w:r>
              <w:rPr>
                <w:rFonts w:hint="eastAsia"/>
              </w:rPr>
              <w:t>億円以上の法人に直接又は間接に</w:t>
            </w:r>
            <w:r>
              <w:rPr>
                <w:rFonts w:hint="eastAsia"/>
              </w:rPr>
              <w:t>100</w:t>
            </w:r>
            <w:r>
              <w:rPr>
                <w:rFonts w:hint="eastAsia"/>
              </w:rPr>
              <w:t>％の株式を保有されている</w:t>
            </w:r>
          </w:p>
        </w:tc>
        <w:tc>
          <w:tcPr>
            <w:tcW w:w="1065" w:type="pct"/>
            <w:gridSpan w:val="2"/>
            <w:tcBorders>
              <w:left w:val="single" w:sz="4" w:space="0" w:color="3B3838" w:themeColor="background2" w:themeShade="40"/>
            </w:tcBorders>
          </w:tcPr>
          <w:p w14:paraId="3ECA0D77" w14:textId="77777777" w:rsidR="000A3718" w:rsidRDefault="00C20A0E">
            <w:pPr>
              <w:pStyle w:val="tableparagraph"/>
              <w:jc w:val="both"/>
              <w:rPr>
                <w:color w:val="FF0000"/>
              </w:rPr>
            </w:pPr>
            <w:sdt>
              <w:sdtPr>
                <w:rPr>
                  <w:rFonts w:eastAsiaTheme="majorHAnsi" w:cs="Segoe UI"/>
                  <w:szCs w:val="21"/>
                </w:rPr>
                <w:id w:val="281699810"/>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40" w:type="pct"/>
          </w:tcPr>
          <w:p w14:paraId="3ECA0D78" w14:textId="4165B788" w:rsidR="000A3718" w:rsidRDefault="00C20A0E">
            <w:pPr>
              <w:pStyle w:val="tableparagraph"/>
              <w:jc w:val="both"/>
              <w:rPr>
                <w:color w:val="FF0000"/>
              </w:rPr>
            </w:pPr>
            <w:sdt>
              <w:sdtPr>
                <w:rPr>
                  <w:rFonts w:eastAsiaTheme="majorHAnsi" w:cs="Segoe UI"/>
                  <w:szCs w:val="21"/>
                </w:rPr>
                <w:id w:val="349457936"/>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83" w14:textId="77777777">
        <w:trPr>
          <w:trHeight w:val="1060"/>
        </w:trPr>
        <w:tc>
          <w:tcPr>
            <w:tcW w:w="160" w:type="pct"/>
            <w:gridSpan w:val="2"/>
            <w:vMerge w:val="restart"/>
            <w:tcBorders>
              <w:top w:val="nil"/>
            </w:tcBorders>
            <w:vAlign w:val="center"/>
          </w:tcPr>
          <w:p w14:paraId="3ECA0D7A" w14:textId="77777777" w:rsidR="000A3718" w:rsidRDefault="000A3718">
            <w:pPr>
              <w:pStyle w:val="tableparagraph"/>
              <w:jc w:val="right"/>
            </w:pPr>
          </w:p>
        </w:tc>
        <w:tc>
          <w:tcPr>
            <w:tcW w:w="2735" w:type="pct"/>
            <w:gridSpan w:val="4"/>
            <w:vMerge w:val="restart"/>
            <w:tcBorders>
              <w:top w:val="single" w:sz="4" w:space="0" w:color="3B3838" w:themeColor="background2" w:themeShade="40"/>
            </w:tcBorders>
          </w:tcPr>
          <w:p w14:paraId="3ECA0D7B" w14:textId="77777777" w:rsidR="000A3718" w:rsidRDefault="00BE7DC3">
            <w:pPr>
              <w:pStyle w:val="tableparagraph"/>
              <w:ind w:right="420"/>
              <w:jc w:val="both"/>
              <w:rPr>
                <w:color w:val="FF0000"/>
                <w:sz w:val="18"/>
                <w:szCs w:val="18"/>
              </w:rPr>
            </w:pPr>
            <w:r>
              <w:rPr>
                <w:rFonts w:hint="eastAsia"/>
                <w:color w:val="FF0000"/>
                <w:sz w:val="18"/>
                <w:szCs w:val="18"/>
              </w:rPr>
              <w:t>＜上記において「該当しない」を選択した事業者が対象＞</w:t>
            </w:r>
          </w:p>
          <w:p w14:paraId="3ECA0D7C" w14:textId="77777777" w:rsidR="000A3718" w:rsidRDefault="00BE7DC3">
            <w:pPr>
              <w:pStyle w:val="tableparagraph"/>
              <w:jc w:val="both"/>
            </w:pPr>
            <w:r>
              <w:rPr>
                <w:rFonts w:hint="eastAsia"/>
              </w:rPr>
              <w:t>出資者の名称と出資比率および出資者の資本金を記載してください。（記載例：出資者の名称○○、出資者の資本金■■円、申請者の資本金に占める出資比率▲▲％）</w:t>
            </w:r>
          </w:p>
          <w:p w14:paraId="3ECA0D7D" w14:textId="77777777" w:rsidR="000A3718" w:rsidRDefault="00BE7DC3">
            <w:pPr>
              <w:pStyle w:val="tableparagraph"/>
              <w:spacing w:line="300" w:lineRule="exact"/>
              <w:jc w:val="both"/>
              <w:rPr>
                <w:sz w:val="16"/>
                <w:szCs w:val="16"/>
              </w:rPr>
            </w:pPr>
            <w:r>
              <w:rPr>
                <w:rFonts w:hint="eastAsia"/>
                <w:sz w:val="16"/>
                <w:szCs w:val="16"/>
              </w:rPr>
              <w:t>※注・出資者が複数いる場合は、代表者</w:t>
            </w:r>
            <w:r>
              <w:rPr>
                <w:rFonts w:hint="eastAsia"/>
                <w:sz w:val="16"/>
                <w:szCs w:val="16"/>
              </w:rPr>
              <w:t>1</w:t>
            </w:r>
            <w:r>
              <w:rPr>
                <w:rFonts w:hint="eastAsia"/>
                <w:sz w:val="16"/>
                <w:szCs w:val="16"/>
              </w:rPr>
              <w:t>名分のみご記載ください。</w:t>
            </w:r>
          </w:p>
          <w:p w14:paraId="3ECA0D7E" w14:textId="77777777" w:rsidR="000A3718" w:rsidRDefault="00BE7DC3">
            <w:pPr>
              <w:pStyle w:val="tableparagraph"/>
              <w:spacing w:line="300" w:lineRule="exact"/>
              <w:jc w:val="both"/>
              <w:rPr>
                <w:sz w:val="16"/>
                <w:szCs w:val="16"/>
              </w:rPr>
            </w:pPr>
            <w:r>
              <w:rPr>
                <w:rFonts w:hint="eastAsia"/>
                <w:sz w:val="16"/>
                <w:szCs w:val="16"/>
              </w:rPr>
              <w:t>※注・株式会社・有限会社以外の法人の場合（合名会社、企業組合・協業組合等）は以下の通り記載ください。</w:t>
            </w:r>
          </w:p>
          <w:p w14:paraId="3ECA0D7F" w14:textId="77777777" w:rsidR="000A3718" w:rsidRDefault="00BE7DC3">
            <w:pPr>
              <w:pStyle w:val="tableparagraph"/>
              <w:spacing w:line="300" w:lineRule="exact"/>
              <w:jc w:val="both"/>
            </w:pPr>
            <w:r>
              <w:rPr>
                <w:rFonts w:hint="eastAsia"/>
                <w:sz w:val="16"/>
                <w:szCs w:val="16"/>
              </w:rPr>
              <w:t>出資者の名称：該当しません、</w:t>
            </w:r>
            <w:r>
              <w:rPr>
                <w:rFonts w:hint="eastAsia"/>
                <w:sz w:val="16"/>
                <w:szCs w:val="16"/>
              </w:rPr>
              <w:t xml:space="preserve"> </w:t>
            </w:r>
            <w:r>
              <w:rPr>
                <w:rFonts w:hint="eastAsia"/>
                <w:sz w:val="16"/>
                <w:szCs w:val="16"/>
              </w:rPr>
              <w:t>出資者の資本金：</w:t>
            </w:r>
            <w:r>
              <w:rPr>
                <w:rFonts w:hint="eastAsia"/>
                <w:sz w:val="16"/>
                <w:szCs w:val="16"/>
              </w:rPr>
              <w:t>0</w:t>
            </w:r>
            <w:r>
              <w:rPr>
                <w:rFonts w:hint="eastAsia"/>
                <w:sz w:val="16"/>
                <w:szCs w:val="16"/>
              </w:rPr>
              <w:t>、</w:t>
            </w:r>
            <w:r>
              <w:rPr>
                <w:rFonts w:hint="eastAsia"/>
                <w:sz w:val="16"/>
                <w:szCs w:val="16"/>
              </w:rPr>
              <w:t xml:space="preserve"> </w:t>
            </w:r>
            <w:r>
              <w:rPr>
                <w:rFonts w:hint="eastAsia"/>
                <w:sz w:val="16"/>
                <w:szCs w:val="16"/>
              </w:rPr>
              <w:t>出資比率：</w:t>
            </w:r>
            <w:r>
              <w:rPr>
                <w:rFonts w:hint="eastAsia"/>
                <w:sz w:val="16"/>
                <w:szCs w:val="16"/>
              </w:rPr>
              <w:t>0</w:t>
            </w:r>
          </w:p>
        </w:tc>
        <w:tc>
          <w:tcPr>
            <w:tcW w:w="1065" w:type="pct"/>
            <w:gridSpan w:val="2"/>
          </w:tcPr>
          <w:p w14:paraId="3ECA0D80" w14:textId="77777777" w:rsidR="000A3718" w:rsidRDefault="00BE7DC3">
            <w:pPr>
              <w:pStyle w:val="tableparagraph"/>
              <w:rPr>
                <w:vertAlign w:val="superscript"/>
              </w:rPr>
            </w:pPr>
            <w:r>
              <w:rPr>
                <w:rFonts w:hint="eastAsia"/>
              </w:rPr>
              <w:t>出資者の名称</w:t>
            </w:r>
            <w:r>
              <w:rPr>
                <w:rFonts w:hint="eastAsia"/>
                <w:vertAlign w:val="superscript"/>
              </w:rPr>
              <w:t>※</w:t>
            </w:r>
          </w:p>
          <w:p w14:paraId="3ECA0D81" w14:textId="77777777" w:rsidR="000A3718" w:rsidRDefault="000A3718">
            <w:pPr>
              <w:pStyle w:val="tableparagraph"/>
            </w:pPr>
          </w:p>
        </w:tc>
        <w:tc>
          <w:tcPr>
            <w:tcW w:w="1040" w:type="pct"/>
          </w:tcPr>
          <w:p w14:paraId="3ECA0D82" w14:textId="77777777" w:rsidR="000A3718" w:rsidRDefault="000A3718">
            <w:pPr>
              <w:pStyle w:val="tableparagraph"/>
              <w:jc w:val="right"/>
            </w:pPr>
          </w:p>
        </w:tc>
      </w:tr>
      <w:tr w:rsidR="000A3718" w14:paraId="3ECA0D88" w14:textId="77777777">
        <w:trPr>
          <w:trHeight w:val="1060"/>
        </w:trPr>
        <w:tc>
          <w:tcPr>
            <w:tcW w:w="160" w:type="pct"/>
            <w:gridSpan w:val="2"/>
            <w:vMerge/>
            <w:vAlign w:val="center"/>
          </w:tcPr>
          <w:p w14:paraId="3ECA0D84" w14:textId="77777777" w:rsidR="000A3718" w:rsidRDefault="000A3718">
            <w:pPr>
              <w:pStyle w:val="tableparagraph"/>
              <w:jc w:val="right"/>
            </w:pPr>
          </w:p>
        </w:tc>
        <w:tc>
          <w:tcPr>
            <w:tcW w:w="2735" w:type="pct"/>
            <w:gridSpan w:val="4"/>
            <w:vMerge/>
            <w:vAlign w:val="center"/>
          </w:tcPr>
          <w:p w14:paraId="3ECA0D85" w14:textId="77777777" w:rsidR="000A3718" w:rsidRDefault="000A3718">
            <w:pPr>
              <w:pStyle w:val="tableparagraph"/>
              <w:ind w:right="420"/>
              <w:rPr>
                <w:color w:val="FF0000"/>
                <w:sz w:val="18"/>
                <w:szCs w:val="18"/>
              </w:rPr>
            </w:pPr>
          </w:p>
        </w:tc>
        <w:tc>
          <w:tcPr>
            <w:tcW w:w="1065" w:type="pct"/>
            <w:gridSpan w:val="2"/>
          </w:tcPr>
          <w:p w14:paraId="3ECA0D86" w14:textId="77777777" w:rsidR="000A3718" w:rsidRDefault="00BE7DC3">
            <w:pPr>
              <w:pStyle w:val="tableparagraph"/>
            </w:pPr>
            <w:r>
              <w:rPr>
                <w:rFonts w:hint="eastAsia"/>
              </w:rPr>
              <w:t>出資者の資本金（円）</w:t>
            </w:r>
            <w:r>
              <w:rPr>
                <w:rFonts w:hint="eastAsia"/>
                <w:vertAlign w:val="superscript"/>
              </w:rPr>
              <w:t>※</w:t>
            </w:r>
          </w:p>
        </w:tc>
        <w:tc>
          <w:tcPr>
            <w:tcW w:w="1040" w:type="pct"/>
            <w:vAlign w:val="center"/>
          </w:tcPr>
          <w:p w14:paraId="3ECA0D87" w14:textId="77777777" w:rsidR="000A3718" w:rsidRDefault="000A3718">
            <w:pPr>
              <w:pStyle w:val="tableparagraph"/>
              <w:jc w:val="right"/>
            </w:pPr>
          </w:p>
        </w:tc>
      </w:tr>
      <w:tr w:rsidR="000A3718" w14:paraId="3ECA0D8D" w14:textId="77777777">
        <w:trPr>
          <w:trHeight w:val="1060"/>
        </w:trPr>
        <w:tc>
          <w:tcPr>
            <w:tcW w:w="160" w:type="pct"/>
            <w:gridSpan w:val="2"/>
            <w:vMerge/>
            <w:vAlign w:val="center"/>
          </w:tcPr>
          <w:p w14:paraId="3ECA0D89" w14:textId="77777777" w:rsidR="000A3718" w:rsidRDefault="000A3718">
            <w:pPr>
              <w:pStyle w:val="tableparagraph"/>
              <w:jc w:val="right"/>
            </w:pPr>
          </w:p>
        </w:tc>
        <w:tc>
          <w:tcPr>
            <w:tcW w:w="2735" w:type="pct"/>
            <w:gridSpan w:val="4"/>
            <w:vMerge/>
            <w:vAlign w:val="center"/>
          </w:tcPr>
          <w:p w14:paraId="3ECA0D8A" w14:textId="77777777" w:rsidR="000A3718" w:rsidRDefault="000A3718">
            <w:pPr>
              <w:pStyle w:val="tableparagraph"/>
              <w:ind w:right="420"/>
              <w:rPr>
                <w:color w:val="FF0000"/>
                <w:sz w:val="18"/>
                <w:szCs w:val="18"/>
              </w:rPr>
            </w:pPr>
          </w:p>
        </w:tc>
        <w:tc>
          <w:tcPr>
            <w:tcW w:w="1065" w:type="pct"/>
            <w:gridSpan w:val="2"/>
          </w:tcPr>
          <w:p w14:paraId="3ECA0D8B" w14:textId="77777777" w:rsidR="000A3718" w:rsidRDefault="00BE7DC3">
            <w:pPr>
              <w:pStyle w:val="tableparagraph"/>
            </w:pPr>
            <w:r>
              <w:rPr>
                <w:rFonts w:hint="eastAsia"/>
              </w:rPr>
              <w:t>申請者の資本金に占める出資比率</w:t>
            </w:r>
            <w:r>
              <w:rPr>
                <w:rFonts w:hint="eastAsia"/>
                <w:vertAlign w:val="superscript"/>
              </w:rPr>
              <w:t>※</w:t>
            </w:r>
          </w:p>
        </w:tc>
        <w:tc>
          <w:tcPr>
            <w:tcW w:w="1040" w:type="pct"/>
            <w:vAlign w:val="center"/>
          </w:tcPr>
          <w:p w14:paraId="3ECA0D8C" w14:textId="77777777" w:rsidR="000A3718" w:rsidRDefault="000A3718">
            <w:pPr>
              <w:pStyle w:val="tableparagraph"/>
              <w:jc w:val="right"/>
            </w:pPr>
          </w:p>
        </w:tc>
      </w:tr>
      <w:tr w:rsidR="000A3718" w14:paraId="3ECA0D95" w14:textId="77777777">
        <w:trPr>
          <w:trHeight w:val="1134"/>
        </w:trPr>
        <w:tc>
          <w:tcPr>
            <w:tcW w:w="2895" w:type="pct"/>
            <w:gridSpan w:val="6"/>
            <w:vMerge w:val="restart"/>
          </w:tcPr>
          <w:p w14:paraId="3ECA0D8E" w14:textId="77777777" w:rsidR="000A3718" w:rsidRDefault="00BE7DC3">
            <w:pPr>
              <w:pStyle w:val="tableparagraph"/>
              <w:jc w:val="both"/>
              <w:rPr>
                <w:color w:val="FF0000"/>
              </w:rPr>
            </w:pPr>
            <w:r>
              <w:rPr>
                <w:rFonts w:hint="eastAsia"/>
                <w:color w:val="FF0000"/>
              </w:rPr>
              <w:t>＜全ての事業者が対象＞</w:t>
            </w:r>
          </w:p>
          <w:p w14:paraId="3ECA0D8F" w14:textId="77777777" w:rsidR="000A3718" w:rsidRDefault="00BE7DC3">
            <w:pPr>
              <w:pStyle w:val="tableparagraph"/>
              <w:jc w:val="both"/>
            </w:pPr>
            <w:r>
              <w:rPr>
                <w:rFonts w:hint="eastAsia"/>
              </w:rPr>
              <w:t>過去</w:t>
            </w:r>
            <w:r>
              <w:rPr>
                <w:rFonts w:hint="eastAsia"/>
              </w:rPr>
              <w:t>3</w:t>
            </w:r>
            <w:r>
              <w:rPr>
                <w:rFonts w:hint="eastAsia"/>
              </w:rPr>
              <w:t>年のうち課税所得額が</w:t>
            </w:r>
            <w:r>
              <w:rPr>
                <w:rFonts w:hint="eastAsia"/>
              </w:rPr>
              <w:t>15</w:t>
            </w:r>
            <w:r>
              <w:rPr>
                <w:rFonts w:hint="eastAsia"/>
              </w:rPr>
              <w:t>億円超の年がある。</w:t>
            </w:r>
          </w:p>
          <w:p w14:paraId="3ECA0D90" w14:textId="77777777" w:rsidR="000A3718" w:rsidRDefault="00BE7DC3">
            <w:pPr>
              <w:pStyle w:val="tableparagraph"/>
              <w:jc w:val="both"/>
              <w:rPr>
                <w:sz w:val="18"/>
                <w:szCs w:val="18"/>
              </w:rPr>
            </w:pPr>
            <w:r>
              <w:rPr>
                <w:rFonts w:hint="eastAsia"/>
                <w:sz w:val="18"/>
                <w:szCs w:val="18"/>
              </w:rPr>
              <w:t>（課税所得が</w:t>
            </w:r>
            <w:r>
              <w:rPr>
                <w:rFonts w:hint="eastAsia"/>
                <w:sz w:val="18"/>
                <w:szCs w:val="18"/>
              </w:rPr>
              <w:t>15</w:t>
            </w:r>
            <w:r>
              <w:rPr>
                <w:rFonts w:hint="eastAsia"/>
                <w:sz w:val="18"/>
                <w:szCs w:val="18"/>
              </w:rPr>
              <w:t>億円超の年がある場合は、過去</w:t>
            </w:r>
            <w:r>
              <w:rPr>
                <w:rFonts w:hint="eastAsia"/>
                <w:sz w:val="18"/>
                <w:szCs w:val="18"/>
              </w:rPr>
              <w:t>3</w:t>
            </w:r>
            <w:r>
              <w:rPr>
                <w:rFonts w:hint="eastAsia"/>
                <w:sz w:val="18"/>
                <w:szCs w:val="18"/>
              </w:rPr>
              <w:t>年分の課税所得額を記載してください。）※</w:t>
            </w:r>
          </w:p>
          <w:p w14:paraId="3ECA0D91" w14:textId="77777777" w:rsidR="000A3718" w:rsidRDefault="00BE7DC3">
            <w:pPr>
              <w:pStyle w:val="tableparagraph"/>
              <w:spacing w:line="300" w:lineRule="exact"/>
              <w:jc w:val="both"/>
              <w:rPr>
                <w:sz w:val="16"/>
                <w:szCs w:val="16"/>
              </w:rPr>
            </w:pPr>
            <w:r>
              <w:rPr>
                <w:rFonts w:hint="eastAsia"/>
                <w:sz w:val="16"/>
                <w:szCs w:val="16"/>
              </w:rPr>
              <w:t>注・上記への該当の有無の確認のため、必要がある場合には、納税証明書等の提出を求めることがあります。</w:t>
            </w:r>
          </w:p>
          <w:p w14:paraId="3ECA0D92" w14:textId="77777777" w:rsidR="000A3718" w:rsidRDefault="00BE7DC3">
            <w:pPr>
              <w:pStyle w:val="tableparagraph"/>
              <w:spacing w:line="300" w:lineRule="exact"/>
              <w:jc w:val="both"/>
            </w:pPr>
            <w:r>
              <w:rPr>
                <w:rFonts w:hint="eastAsia"/>
                <w:sz w:val="16"/>
                <w:szCs w:val="16"/>
              </w:rPr>
              <w:t>※確定している（申告済みの）直近過去</w:t>
            </w:r>
            <w:r>
              <w:rPr>
                <w:rFonts w:hint="eastAsia"/>
                <w:sz w:val="16"/>
                <w:szCs w:val="16"/>
              </w:rPr>
              <w:t>3</w:t>
            </w:r>
            <w:r>
              <w:rPr>
                <w:rFonts w:hint="eastAsia"/>
                <w:sz w:val="16"/>
                <w:szCs w:val="16"/>
              </w:rPr>
              <w:t>年分の「各年」又は「各事業年度」の課税所得の年平均額が</w:t>
            </w:r>
            <w:r>
              <w:rPr>
                <w:rFonts w:hint="eastAsia"/>
                <w:sz w:val="16"/>
                <w:szCs w:val="16"/>
              </w:rPr>
              <w:t>15</w:t>
            </w:r>
            <w:r>
              <w:rPr>
                <w:rFonts w:hint="eastAsia"/>
                <w:sz w:val="16"/>
                <w:szCs w:val="16"/>
              </w:rPr>
              <w:t>億円を超えている場合、申請できません。</w:t>
            </w:r>
          </w:p>
        </w:tc>
        <w:tc>
          <w:tcPr>
            <w:tcW w:w="1065" w:type="pct"/>
            <w:gridSpan w:val="2"/>
            <w:vAlign w:val="center"/>
          </w:tcPr>
          <w:p w14:paraId="3ECA0D93" w14:textId="77777777" w:rsidR="000A3718" w:rsidRDefault="00C20A0E">
            <w:pPr>
              <w:pStyle w:val="tableparagraph"/>
              <w:spacing w:line="300" w:lineRule="exact"/>
              <w:jc w:val="both"/>
            </w:pPr>
            <w:sdt>
              <w:sdtPr>
                <w:rPr>
                  <w:rFonts w:eastAsiaTheme="majorHAnsi" w:cs="Segoe UI"/>
                  <w:szCs w:val="21"/>
                </w:rPr>
                <w:id w:val="560294626"/>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r w:rsidR="00BE7DC3">
              <w:br/>
            </w:r>
            <w:r w:rsidR="00BE7DC3">
              <w:rPr>
                <w:rFonts w:hint="eastAsia"/>
                <w:sz w:val="16"/>
                <w:szCs w:val="16"/>
              </w:rPr>
              <w:t>（過去</w:t>
            </w:r>
            <w:r w:rsidR="00BE7DC3">
              <w:rPr>
                <w:rFonts w:hint="eastAsia"/>
                <w:sz w:val="16"/>
                <w:szCs w:val="16"/>
              </w:rPr>
              <w:t>3</w:t>
            </w:r>
            <w:r w:rsidR="00BE7DC3">
              <w:rPr>
                <w:rFonts w:hint="eastAsia"/>
                <w:sz w:val="16"/>
                <w:szCs w:val="16"/>
              </w:rPr>
              <w:t>年間の課税所得額を記載してください）</w:t>
            </w:r>
          </w:p>
        </w:tc>
        <w:tc>
          <w:tcPr>
            <w:tcW w:w="1040" w:type="pct"/>
            <w:vMerge w:val="restart"/>
            <w:vAlign w:val="center"/>
          </w:tcPr>
          <w:p w14:paraId="3ECA0D94" w14:textId="5BCEC3FE" w:rsidR="000A3718" w:rsidRDefault="00C20A0E">
            <w:pPr>
              <w:pStyle w:val="tableparagraph"/>
              <w:jc w:val="both"/>
            </w:pPr>
            <w:sdt>
              <w:sdtPr>
                <w:rPr>
                  <w:rFonts w:eastAsiaTheme="majorHAnsi" w:cs="Segoe UI"/>
                  <w:szCs w:val="21"/>
                </w:rPr>
                <w:id w:val="696204538"/>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r w:rsidR="00BE7DC3">
              <w:br/>
            </w:r>
            <w:r w:rsidR="00BE7DC3">
              <w:rPr>
                <w:rFonts w:hint="eastAsia"/>
                <w:sz w:val="16"/>
                <w:szCs w:val="16"/>
              </w:rPr>
              <w:t>（いずれも</w:t>
            </w:r>
            <w:r w:rsidR="00BE7DC3">
              <w:rPr>
                <w:rFonts w:hint="eastAsia"/>
                <w:sz w:val="16"/>
                <w:szCs w:val="16"/>
              </w:rPr>
              <w:t>15</w:t>
            </w:r>
            <w:r w:rsidR="00BE7DC3">
              <w:rPr>
                <w:rFonts w:hint="eastAsia"/>
                <w:sz w:val="16"/>
                <w:szCs w:val="16"/>
              </w:rPr>
              <w:t>億円以下）</w:t>
            </w:r>
          </w:p>
        </w:tc>
      </w:tr>
      <w:tr w:rsidR="000A3718" w14:paraId="3ECA0D99" w14:textId="77777777">
        <w:trPr>
          <w:trHeight w:val="567"/>
        </w:trPr>
        <w:tc>
          <w:tcPr>
            <w:tcW w:w="2895" w:type="pct"/>
            <w:gridSpan w:val="6"/>
            <w:vMerge/>
            <w:vAlign w:val="center"/>
          </w:tcPr>
          <w:p w14:paraId="3ECA0D96" w14:textId="77777777" w:rsidR="000A3718" w:rsidRDefault="000A3718">
            <w:pPr>
              <w:pStyle w:val="tableparagraph"/>
              <w:rPr>
                <w:color w:val="FF0000"/>
              </w:rPr>
            </w:pPr>
          </w:p>
        </w:tc>
        <w:tc>
          <w:tcPr>
            <w:tcW w:w="1065" w:type="pct"/>
            <w:gridSpan w:val="2"/>
            <w:vAlign w:val="center"/>
          </w:tcPr>
          <w:p w14:paraId="3ECA0D97" w14:textId="77777777" w:rsidR="000A3718" w:rsidRDefault="00BE7DC3">
            <w:pPr>
              <w:pStyle w:val="tableparagraph"/>
              <w:jc w:val="both"/>
              <w:rPr>
                <w:sz w:val="18"/>
                <w:szCs w:val="18"/>
              </w:rPr>
            </w:pPr>
            <w:r>
              <w:rPr>
                <w:rFonts w:hint="eastAsia"/>
                <w:sz w:val="18"/>
                <w:szCs w:val="18"/>
              </w:rPr>
              <w:t>（前</w:t>
            </w:r>
            <w:r>
              <w:rPr>
                <w:rFonts w:hint="eastAsia"/>
                <w:sz w:val="18"/>
                <w:szCs w:val="18"/>
              </w:rPr>
              <w:t xml:space="preserve"> </w:t>
            </w:r>
            <w:r>
              <w:rPr>
                <w:rFonts w:hint="eastAsia"/>
                <w:sz w:val="18"/>
                <w:szCs w:val="18"/>
              </w:rPr>
              <w:t xml:space="preserve">年）　　</w:t>
            </w:r>
            <w:r>
              <w:rPr>
                <w:rFonts w:hint="eastAsia"/>
                <w:sz w:val="18"/>
                <w:szCs w:val="18"/>
              </w:rPr>
              <w:t xml:space="preserve"> </w:t>
            </w:r>
            <w:r>
              <w:rPr>
                <w:rFonts w:hint="eastAsia"/>
                <w:sz w:val="18"/>
                <w:szCs w:val="18"/>
              </w:rPr>
              <w:t>億円</w:t>
            </w:r>
          </w:p>
        </w:tc>
        <w:tc>
          <w:tcPr>
            <w:tcW w:w="1040" w:type="pct"/>
            <w:vMerge/>
          </w:tcPr>
          <w:p w14:paraId="3ECA0D98" w14:textId="77777777" w:rsidR="000A3718" w:rsidRDefault="000A3718">
            <w:pPr>
              <w:pStyle w:val="tableparagraph"/>
            </w:pPr>
          </w:p>
        </w:tc>
      </w:tr>
      <w:tr w:rsidR="000A3718" w14:paraId="3ECA0D9D" w14:textId="77777777">
        <w:trPr>
          <w:trHeight w:val="567"/>
        </w:trPr>
        <w:tc>
          <w:tcPr>
            <w:tcW w:w="2895" w:type="pct"/>
            <w:gridSpan w:val="6"/>
            <w:vMerge/>
            <w:vAlign w:val="center"/>
          </w:tcPr>
          <w:p w14:paraId="3ECA0D9A" w14:textId="77777777" w:rsidR="000A3718" w:rsidRDefault="000A3718">
            <w:pPr>
              <w:pStyle w:val="tableparagraph"/>
              <w:rPr>
                <w:color w:val="FF0000"/>
              </w:rPr>
            </w:pPr>
          </w:p>
        </w:tc>
        <w:tc>
          <w:tcPr>
            <w:tcW w:w="1065" w:type="pct"/>
            <w:gridSpan w:val="2"/>
            <w:vAlign w:val="center"/>
          </w:tcPr>
          <w:p w14:paraId="3ECA0D9B" w14:textId="77777777" w:rsidR="000A3718" w:rsidRDefault="00BE7DC3">
            <w:pPr>
              <w:pStyle w:val="tableparagraph"/>
            </w:pPr>
            <w:r>
              <w:rPr>
                <w:rFonts w:hint="eastAsia"/>
                <w:sz w:val="18"/>
                <w:szCs w:val="18"/>
              </w:rPr>
              <w:t>（</w:t>
            </w:r>
            <w:r>
              <w:rPr>
                <w:rFonts w:hint="eastAsia"/>
                <w:sz w:val="18"/>
                <w:szCs w:val="18"/>
              </w:rPr>
              <w:t>2</w:t>
            </w:r>
            <w:r>
              <w:rPr>
                <w:rFonts w:hint="eastAsia"/>
                <w:sz w:val="18"/>
                <w:szCs w:val="18"/>
              </w:rPr>
              <w:t>年前）　　億円</w:t>
            </w:r>
          </w:p>
        </w:tc>
        <w:tc>
          <w:tcPr>
            <w:tcW w:w="1040" w:type="pct"/>
            <w:vMerge/>
          </w:tcPr>
          <w:p w14:paraId="3ECA0D9C" w14:textId="77777777" w:rsidR="000A3718" w:rsidRDefault="000A3718">
            <w:pPr>
              <w:pStyle w:val="tableparagraph"/>
            </w:pPr>
          </w:p>
        </w:tc>
      </w:tr>
      <w:tr w:rsidR="000A3718" w14:paraId="3ECA0DA1" w14:textId="77777777">
        <w:trPr>
          <w:trHeight w:val="567"/>
        </w:trPr>
        <w:tc>
          <w:tcPr>
            <w:tcW w:w="2895" w:type="pct"/>
            <w:gridSpan w:val="6"/>
            <w:vMerge/>
            <w:vAlign w:val="center"/>
          </w:tcPr>
          <w:p w14:paraId="3ECA0D9E" w14:textId="77777777" w:rsidR="000A3718" w:rsidRDefault="000A3718">
            <w:pPr>
              <w:pStyle w:val="tableparagraph"/>
              <w:rPr>
                <w:color w:val="FF0000"/>
              </w:rPr>
            </w:pPr>
          </w:p>
        </w:tc>
        <w:tc>
          <w:tcPr>
            <w:tcW w:w="1065" w:type="pct"/>
            <w:gridSpan w:val="2"/>
            <w:vAlign w:val="center"/>
          </w:tcPr>
          <w:p w14:paraId="3ECA0D9F" w14:textId="77777777" w:rsidR="000A3718" w:rsidRDefault="00BE7DC3">
            <w:pPr>
              <w:pStyle w:val="tableparagraph"/>
              <w:jc w:val="both"/>
            </w:pPr>
            <w:r>
              <w:rPr>
                <w:rFonts w:hint="eastAsia"/>
                <w:sz w:val="18"/>
                <w:szCs w:val="18"/>
              </w:rPr>
              <w:t>（</w:t>
            </w:r>
            <w:r>
              <w:rPr>
                <w:rFonts w:hint="eastAsia"/>
                <w:sz w:val="18"/>
                <w:szCs w:val="18"/>
              </w:rPr>
              <w:t>3</w:t>
            </w:r>
            <w:r>
              <w:rPr>
                <w:rFonts w:hint="eastAsia"/>
                <w:sz w:val="18"/>
                <w:szCs w:val="18"/>
              </w:rPr>
              <w:t>年前）　　億円</w:t>
            </w:r>
          </w:p>
        </w:tc>
        <w:tc>
          <w:tcPr>
            <w:tcW w:w="1040" w:type="pct"/>
            <w:vMerge/>
          </w:tcPr>
          <w:p w14:paraId="3ECA0DA0" w14:textId="77777777" w:rsidR="000A3718" w:rsidRDefault="000A3718">
            <w:pPr>
              <w:pStyle w:val="tableparagraph"/>
            </w:pPr>
          </w:p>
        </w:tc>
      </w:tr>
      <w:tr w:rsidR="000A3718" w14:paraId="3ECA0DA7" w14:textId="77777777">
        <w:trPr>
          <w:trHeight w:val="1060"/>
        </w:trPr>
        <w:tc>
          <w:tcPr>
            <w:tcW w:w="2895" w:type="pct"/>
            <w:gridSpan w:val="6"/>
            <w:vAlign w:val="center"/>
          </w:tcPr>
          <w:p w14:paraId="3ECA0DA2" w14:textId="77777777" w:rsidR="000A3718" w:rsidRDefault="00BE7DC3">
            <w:pPr>
              <w:pStyle w:val="tableparagraph"/>
              <w:rPr>
                <w:color w:val="FF0000"/>
              </w:rPr>
            </w:pPr>
            <w:r>
              <w:rPr>
                <w:rFonts w:hint="eastAsia"/>
                <w:color w:val="FF0000"/>
              </w:rPr>
              <w:t>＜全ての事業者が対象＞</w:t>
            </w:r>
          </w:p>
          <w:p w14:paraId="3ECA0DA3" w14:textId="77777777" w:rsidR="000A3718" w:rsidRDefault="00BE7DC3">
            <w:pPr>
              <w:pStyle w:val="tableparagraph"/>
            </w:pPr>
            <w:r>
              <w:rPr>
                <w:rFonts w:hint="eastAsia"/>
              </w:rPr>
              <w:t>同一内容の事業について、国が助成する他の制度（補助金、委託費、公的医療保険・介護保険からの診療報酬・介護報酬、固定価格買取制度等）と同一又は類似内容の事業か否か（詳細は公募要領参照）。</w:t>
            </w:r>
          </w:p>
        </w:tc>
        <w:tc>
          <w:tcPr>
            <w:tcW w:w="1065" w:type="pct"/>
            <w:gridSpan w:val="2"/>
          </w:tcPr>
          <w:p w14:paraId="3ECA0DA4" w14:textId="77777777" w:rsidR="000A3718" w:rsidRDefault="00C20A0E">
            <w:pPr>
              <w:pStyle w:val="tableparagraph"/>
              <w:jc w:val="both"/>
            </w:pPr>
            <w:sdt>
              <w:sdtPr>
                <w:rPr>
                  <w:rFonts w:eastAsiaTheme="majorHAnsi" w:cs="Segoe UI"/>
                  <w:szCs w:val="21"/>
                </w:rPr>
                <w:id w:val="-705401788"/>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5" w14:textId="77777777" w:rsidR="000A3718" w:rsidRDefault="00BE7DC3">
            <w:pPr>
              <w:pStyle w:val="tableparagraph"/>
              <w:spacing w:line="300" w:lineRule="exact"/>
              <w:jc w:val="both"/>
              <w:rPr>
                <w:sz w:val="16"/>
                <w:szCs w:val="16"/>
              </w:rPr>
            </w:pPr>
            <w:r>
              <w:rPr>
                <w:rFonts w:hint="eastAsia"/>
                <w:sz w:val="16"/>
                <w:szCs w:val="16"/>
              </w:rPr>
              <w:t>（該当する場合は応募できません）</w:t>
            </w:r>
          </w:p>
        </w:tc>
        <w:tc>
          <w:tcPr>
            <w:tcW w:w="1040" w:type="pct"/>
          </w:tcPr>
          <w:p w14:paraId="3ECA0DA6" w14:textId="46072B46" w:rsidR="000A3718" w:rsidRDefault="00C20A0E">
            <w:pPr>
              <w:pStyle w:val="tableparagraph"/>
              <w:jc w:val="both"/>
            </w:pPr>
            <w:sdt>
              <w:sdtPr>
                <w:rPr>
                  <w:rFonts w:eastAsiaTheme="majorHAnsi" w:cs="Segoe UI"/>
                  <w:szCs w:val="21"/>
                </w:rPr>
                <w:id w:val="185803811"/>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AD" w14:textId="77777777">
        <w:trPr>
          <w:trHeight w:val="1060"/>
        </w:trPr>
        <w:tc>
          <w:tcPr>
            <w:tcW w:w="2895" w:type="pct"/>
            <w:gridSpan w:val="6"/>
            <w:vAlign w:val="center"/>
          </w:tcPr>
          <w:p w14:paraId="3ECA0DA8" w14:textId="77777777" w:rsidR="000A3718" w:rsidRDefault="00BE7DC3">
            <w:pPr>
              <w:pStyle w:val="tableparagraph"/>
              <w:rPr>
                <w:color w:val="FF0000"/>
              </w:rPr>
            </w:pPr>
            <w:r>
              <w:rPr>
                <w:rFonts w:hint="eastAsia"/>
                <w:color w:val="FF0000"/>
              </w:rPr>
              <w:t>＜全ての事業者が対象＞</w:t>
            </w:r>
          </w:p>
          <w:p w14:paraId="3ECA0DA9" w14:textId="77777777" w:rsidR="000A3718" w:rsidRDefault="00BE7DC3">
            <w:pPr>
              <w:pStyle w:val="tableparagraph"/>
              <w:rPr>
                <w:color w:val="FF0000"/>
              </w:rPr>
            </w:pPr>
            <w:r>
              <w:rPr>
                <w:rFonts w:hint="eastAsia"/>
              </w:rPr>
              <w:t>本事業の終了後、概ね</w:t>
            </w:r>
            <w:r>
              <w:rPr>
                <w:rFonts w:hint="eastAsia"/>
              </w:rPr>
              <w:t>1</w:t>
            </w:r>
            <w:r>
              <w:rPr>
                <w:rFonts w:hint="eastAsia"/>
              </w:rPr>
              <w:t>年以内に売上げにつながることが見込まれない事業か否か（詳細は公募要領参照）。</w:t>
            </w:r>
          </w:p>
        </w:tc>
        <w:tc>
          <w:tcPr>
            <w:tcW w:w="1065" w:type="pct"/>
            <w:gridSpan w:val="2"/>
            <w:tcBorders>
              <w:bottom w:val="single" w:sz="4" w:space="0" w:color="auto"/>
            </w:tcBorders>
          </w:tcPr>
          <w:p w14:paraId="3ECA0DAA" w14:textId="77777777" w:rsidR="000A3718" w:rsidRDefault="00C20A0E">
            <w:pPr>
              <w:pStyle w:val="tableparagraph"/>
              <w:jc w:val="both"/>
            </w:pPr>
            <w:sdt>
              <w:sdtPr>
                <w:rPr>
                  <w:rFonts w:eastAsiaTheme="majorHAnsi" w:cs="Segoe UI"/>
                  <w:szCs w:val="21"/>
                </w:rPr>
                <w:id w:val="1364323004"/>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B" w14:textId="77777777" w:rsidR="000A3718" w:rsidRDefault="00BE7DC3">
            <w:pPr>
              <w:pStyle w:val="tableparagraph"/>
              <w:spacing w:line="300" w:lineRule="exac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AC" w14:textId="439F54F7" w:rsidR="000A3718" w:rsidRDefault="00C20A0E">
            <w:pPr>
              <w:pStyle w:val="tableparagraph"/>
              <w:jc w:val="both"/>
              <w:rPr>
                <w:rFonts w:eastAsiaTheme="majorHAnsi" w:cs="Segoe UI"/>
                <w:szCs w:val="21"/>
              </w:rPr>
            </w:pPr>
            <w:sdt>
              <w:sdtPr>
                <w:rPr>
                  <w:rFonts w:eastAsiaTheme="majorHAnsi" w:cs="Segoe UI"/>
                  <w:szCs w:val="21"/>
                </w:rPr>
                <w:id w:val="-1907359051"/>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B3" w14:textId="77777777">
        <w:trPr>
          <w:trHeight w:val="1060"/>
        </w:trPr>
        <w:tc>
          <w:tcPr>
            <w:tcW w:w="2895" w:type="pct"/>
            <w:gridSpan w:val="6"/>
            <w:tcBorders>
              <w:bottom w:val="single" w:sz="4" w:space="0" w:color="3B3838" w:themeColor="background2" w:themeShade="40"/>
            </w:tcBorders>
          </w:tcPr>
          <w:p w14:paraId="3ECA0DAE" w14:textId="77777777" w:rsidR="000A3718" w:rsidRDefault="00BE7DC3">
            <w:pPr>
              <w:pStyle w:val="tableparagraph"/>
              <w:jc w:val="both"/>
              <w:rPr>
                <w:color w:val="FF0000"/>
              </w:rPr>
            </w:pPr>
            <w:r>
              <w:rPr>
                <w:rFonts w:hint="eastAsia"/>
                <w:color w:val="FF0000"/>
              </w:rPr>
              <w:t>＜全ての事業者が対象＞</w:t>
            </w:r>
          </w:p>
          <w:p w14:paraId="3ECA0DAF" w14:textId="77777777" w:rsidR="000A3718" w:rsidRDefault="00BE7DC3">
            <w:pPr>
              <w:pStyle w:val="tableparagraph"/>
              <w:jc w:val="both"/>
              <w:rPr>
                <w:color w:val="FF0000"/>
              </w:rPr>
            </w:pPr>
            <w:r>
              <w:rPr>
                <w:rFonts w:hint="eastAsia"/>
              </w:rPr>
              <w:t>補助対象事業として取り組むものが、「射幸心をそそるおそれがある、または公序良俗を害するおそれがある」事業か否か（詳細は公募要領参照）。</w:t>
            </w:r>
          </w:p>
        </w:tc>
        <w:tc>
          <w:tcPr>
            <w:tcW w:w="1065" w:type="pct"/>
            <w:gridSpan w:val="2"/>
            <w:tcBorders>
              <w:bottom w:val="single" w:sz="4" w:space="0" w:color="auto"/>
            </w:tcBorders>
          </w:tcPr>
          <w:p w14:paraId="3ECA0DB0" w14:textId="77777777" w:rsidR="000A3718" w:rsidRDefault="00C20A0E">
            <w:pPr>
              <w:pStyle w:val="tableparagraph"/>
              <w:jc w:val="both"/>
            </w:pPr>
            <w:sdt>
              <w:sdtPr>
                <w:rPr>
                  <w:rFonts w:eastAsiaTheme="majorHAnsi" w:cs="Segoe UI"/>
                  <w:szCs w:val="21"/>
                </w:rPr>
                <w:id w:val="562529452"/>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B1" w14:textId="77777777" w:rsidR="000A3718" w:rsidRDefault="00BE7DC3">
            <w:pPr>
              <w:pStyle w:val="tableparagraph"/>
              <w:spacing w:line="300" w:lineRule="exac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B2" w14:textId="021000FB" w:rsidR="000A3718" w:rsidRDefault="00C20A0E">
            <w:pPr>
              <w:pStyle w:val="tableparagraph"/>
              <w:jc w:val="both"/>
              <w:rPr>
                <w:rFonts w:eastAsiaTheme="majorHAnsi" w:cs="Segoe UI"/>
                <w:szCs w:val="21"/>
              </w:rPr>
            </w:pPr>
            <w:sdt>
              <w:sdtPr>
                <w:rPr>
                  <w:rFonts w:eastAsiaTheme="majorHAnsi" w:cs="Segoe UI"/>
                  <w:szCs w:val="21"/>
                </w:rPr>
                <w:id w:val="-1397810705"/>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B6" w14:textId="77777777">
        <w:trPr>
          <w:trHeight w:val="907"/>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B4" w14:textId="77777777" w:rsidR="000A3718" w:rsidRDefault="00BE7DC3">
            <w:pPr>
              <w:pStyle w:val="tableparagraph"/>
              <w:rPr>
                <w:rFonts w:ascii="游ゴシック" w:hAnsi="游ゴシック" w:cs="Segoe UI"/>
                <w:color w:val="FF0000"/>
                <w:szCs w:val="21"/>
              </w:rPr>
            </w:pPr>
            <w:r>
              <w:rPr>
                <w:rFonts w:ascii="游ゴシック" w:hAnsi="游ゴシック" w:cs="Segoe UI" w:hint="eastAsia"/>
                <w:color w:val="FF0000"/>
                <w:szCs w:val="21"/>
              </w:rPr>
              <w:lastRenderedPageBreak/>
              <w:t>＜全ての事業者が対象＞</w:t>
            </w:r>
          </w:p>
          <w:p w14:paraId="3ECA0DB5" w14:textId="77777777" w:rsidR="000A3718" w:rsidRDefault="00BE7DC3">
            <w:pPr>
              <w:pStyle w:val="tableparagraph"/>
              <w:rPr>
                <w:rFonts w:cs="Segoe UI"/>
                <w:szCs w:val="21"/>
              </w:rPr>
            </w:pPr>
            <w:r>
              <w:rPr>
                <w:rFonts w:cs="Segoe UI" w:hint="eastAsia"/>
                <w:szCs w:val="21"/>
              </w:rPr>
              <w:t>この様式は「一般型</w:t>
            </w:r>
            <w:r>
              <w:rPr>
                <w:rFonts w:cs="Segoe UI" w:hint="eastAsia"/>
                <w:szCs w:val="21"/>
              </w:rPr>
              <w:t xml:space="preserve"> </w:t>
            </w:r>
            <w:r>
              <w:rPr>
                <w:rFonts w:cs="Segoe UI" w:hint="eastAsia"/>
                <w:szCs w:val="21"/>
              </w:rPr>
              <w:t>通常枠」にのみ対応しています。創業型などで申請をご希望の場合は使用できません。ご注意ください。</w:t>
            </w:r>
          </w:p>
        </w:tc>
      </w:tr>
      <w:tr w:rsidR="000A3718" w14:paraId="3ECA0DBA" w14:textId="77777777">
        <w:trPr>
          <w:trHeight w:val="567"/>
        </w:trPr>
        <w:tc>
          <w:tcPr>
            <w:tcW w:w="144" w:type="pct"/>
            <w:vMerge w:val="restart"/>
            <w:tcBorders>
              <w:top w:val="nil"/>
              <w:right w:val="single" w:sz="4" w:space="0" w:color="3B3838" w:themeColor="background2" w:themeShade="40"/>
            </w:tcBorders>
            <w:vAlign w:val="center"/>
          </w:tcPr>
          <w:p w14:paraId="3ECA0DB7" w14:textId="77777777" w:rsidR="000A3718" w:rsidRDefault="000A3718"/>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B8" w14:textId="77777777" w:rsidR="000A3718" w:rsidRDefault="00BE7DC3">
            <w:pPr>
              <w:pStyle w:val="tableparagraph"/>
              <w:jc w:val="center"/>
            </w:pPr>
            <w:r>
              <w:rPr>
                <w:rFonts w:hint="eastAsia"/>
              </w:rPr>
              <w:t>希望する枠にチェック</w:t>
            </w:r>
          </w:p>
        </w:tc>
        <w:tc>
          <w:tcPr>
            <w:tcW w:w="3341" w:type="pct"/>
            <w:gridSpan w:val="5"/>
            <w:tcBorders>
              <w:top w:val="single" w:sz="4" w:space="0" w:color="3B3838" w:themeColor="background2" w:themeShade="40"/>
            </w:tcBorders>
            <w:shd w:val="clear" w:color="auto" w:fill="DDDEED"/>
            <w:vAlign w:val="center"/>
          </w:tcPr>
          <w:p w14:paraId="3ECA0DB9" w14:textId="77777777" w:rsidR="000A3718" w:rsidRDefault="00BE7DC3">
            <w:pPr>
              <w:pStyle w:val="tableparagraph"/>
              <w:jc w:val="center"/>
            </w:pPr>
            <w:r>
              <w:rPr>
                <w:rFonts w:hint="eastAsia"/>
              </w:rPr>
              <w:t>補足</w:t>
            </w:r>
          </w:p>
        </w:tc>
      </w:tr>
      <w:tr w:rsidR="000A3718" w14:paraId="3ECA0DBF" w14:textId="77777777">
        <w:trPr>
          <w:trHeight w:val="454"/>
        </w:trPr>
        <w:tc>
          <w:tcPr>
            <w:tcW w:w="144" w:type="pct"/>
            <w:vMerge/>
            <w:tcBorders>
              <w:right w:val="single" w:sz="4" w:space="0" w:color="3B3838" w:themeColor="background2" w:themeShade="40"/>
            </w:tcBorders>
            <w:vAlign w:val="center"/>
          </w:tcPr>
          <w:p w14:paraId="3ECA0DBB" w14:textId="77777777" w:rsidR="000A3718" w:rsidRDefault="000A3718">
            <w:pPr>
              <w:pStyle w:val="tableparagraph"/>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BC" w14:textId="77777777" w:rsidR="000A3718" w:rsidRDefault="00BE7DC3">
            <w:pPr>
              <w:pStyle w:val="tableparagraph"/>
              <w:jc w:val="both"/>
            </w:pPr>
            <w:r>
              <w:rPr>
                <w:rFonts w:hint="eastAsia"/>
              </w:rPr>
              <w:t>通常枠</w:t>
            </w:r>
          </w:p>
        </w:tc>
        <w:tc>
          <w:tcPr>
            <w:tcW w:w="361" w:type="pct"/>
            <w:vAlign w:val="center"/>
          </w:tcPr>
          <w:p w14:paraId="3ECA0DBD" w14:textId="77777777" w:rsidR="000A3718" w:rsidRDefault="00C20A0E">
            <w:pPr>
              <w:pStyle w:val="tableparagraph"/>
              <w:jc w:val="center"/>
            </w:pPr>
            <w:sdt>
              <w:sdtPr>
                <w:rPr>
                  <w:rFonts w:eastAsiaTheme="majorHAnsi" w:cs="Segoe UI"/>
                  <w:szCs w:val="21"/>
                </w:rPr>
                <w:id w:val="-621150537"/>
                <w14:checkbox>
                  <w14:checked w14:val="1"/>
                  <w14:checkedState w14:val="0052" w14:font="Wingdings 2"/>
                  <w14:uncheckedState w14:val="00A3" w14:font="Wingdings 2"/>
                </w14:checkbox>
              </w:sdtPr>
              <w:sdtEndPr/>
              <w:sdtContent>
                <w:r w:rsidR="00BE7DC3">
                  <w:rPr>
                    <w:rFonts w:eastAsiaTheme="majorHAnsi" w:cs="Segoe UI"/>
                    <w:szCs w:val="21"/>
                  </w:rPr>
                  <w:sym w:font="Wingdings 2" w:char="F052"/>
                </w:r>
              </w:sdtContent>
            </w:sdt>
          </w:p>
        </w:tc>
        <w:tc>
          <w:tcPr>
            <w:tcW w:w="3341" w:type="pct"/>
            <w:gridSpan w:val="5"/>
            <w:vAlign w:val="center"/>
          </w:tcPr>
          <w:p w14:paraId="3ECA0DBE" w14:textId="77777777" w:rsidR="000A3718" w:rsidRDefault="00BE7DC3">
            <w:pPr>
              <w:pStyle w:val="tableparagraph"/>
              <w:jc w:val="both"/>
            </w:pPr>
            <w:r>
              <w:rPr>
                <w:rFonts w:hint="eastAsia"/>
                <w:b/>
                <w:bCs/>
              </w:rPr>
              <w:t>あらかじめチェックが入っています</w:t>
            </w:r>
            <w:r>
              <w:rPr>
                <w:rFonts w:hint="eastAsia"/>
              </w:rPr>
              <w:t>。</w:t>
            </w:r>
          </w:p>
        </w:tc>
      </w:tr>
      <w:tr w:rsidR="000A3718" w14:paraId="3ECA0DC2" w14:textId="77777777">
        <w:trPr>
          <w:trHeight w:val="850"/>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C0" w14:textId="77777777" w:rsidR="000A3718" w:rsidRDefault="00BE7DC3">
            <w:pPr>
              <w:pStyle w:val="tableparagraph"/>
              <w:rPr>
                <w:color w:val="FF0000"/>
              </w:rPr>
            </w:pPr>
            <w:r>
              <w:rPr>
                <w:rFonts w:hint="eastAsia"/>
                <w:color w:val="FF0000"/>
              </w:rPr>
              <w:t>＜希望する事業者のみ対象＞</w:t>
            </w:r>
          </w:p>
          <w:p w14:paraId="3ECA0DC1" w14:textId="77777777" w:rsidR="000A3718" w:rsidRDefault="00BE7DC3">
            <w:pPr>
              <w:pStyle w:val="tableparagraph"/>
            </w:pPr>
            <w:r>
              <w:rPr>
                <w:rFonts w:hint="eastAsia"/>
              </w:rPr>
              <w:t>希望する場合は選択（チェック）してください。</w:t>
            </w:r>
          </w:p>
        </w:tc>
      </w:tr>
      <w:tr w:rsidR="000A3718" w14:paraId="3ECA0DC6" w14:textId="77777777">
        <w:trPr>
          <w:trHeight w:val="567"/>
        </w:trPr>
        <w:tc>
          <w:tcPr>
            <w:tcW w:w="144" w:type="pct"/>
            <w:vMerge w:val="restart"/>
            <w:tcBorders>
              <w:top w:val="nil"/>
              <w:right w:val="single" w:sz="4" w:space="0" w:color="3B3838" w:themeColor="background2" w:themeShade="40"/>
            </w:tcBorders>
            <w:vAlign w:val="center"/>
          </w:tcPr>
          <w:p w14:paraId="3ECA0DC3" w14:textId="77777777" w:rsidR="000A3718" w:rsidRDefault="000A3718">
            <w:pPr>
              <w:pStyle w:val="tableparagraph"/>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C4" w14:textId="77777777" w:rsidR="000A3718" w:rsidRDefault="00BE7DC3">
            <w:pPr>
              <w:pStyle w:val="tableparagraph"/>
              <w:jc w:val="center"/>
              <w:rPr>
                <w:rFonts w:eastAsiaTheme="majorHAnsi" w:cs="Segoe UI"/>
                <w:szCs w:val="21"/>
              </w:rPr>
            </w:pPr>
            <w:r>
              <w:rPr>
                <w:rFonts w:hint="eastAsia"/>
              </w:rPr>
              <w:t>希望する特例にチェック</w:t>
            </w:r>
          </w:p>
        </w:tc>
        <w:tc>
          <w:tcPr>
            <w:tcW w:w="3341" w:type="pct"/>
            <w:gridSpan w:val="5"/>
            <w:tcBorders>
              <w:top w:val="single" w:sz="4" w:space="0" w:color="3B3838" w:themeColor="background2" w:themeShade="40"/>
            </w:tcBorders>
            <w:shd w:val="clear" w:color="auto" w:fill="DDDEED"/>
            <w:vAlign w:val="center"/>
          </w:tcPr>
          <w:p w14:paraId="3ECA0DC5" w14:textId="77777777" w:rsidR="000A3718" w:rsidRDefault="00BE7DC3">
            <w:pPr>
              <w:pStyle w:val="tableparagraph"/>
              <w:jc w:val="center"/>
            </w:pPr>
            <w:r>
              <w:rPr>
                <w:rFonts w:hint="eastAsia"/>
              </w:rPr>
              <w:t>追加要件等</w:t>
            </w:r>
          </w:p>
        </w:tc>
      </w:tr>
      <w:tr w:rsidR="000A3718" w14:paraId="3ECA0DCC" w14:textId="77777777">
        <w:trPr>
          <w:trHeight w:val="1060"/>
        </w:trPr>
        <w:tc>
          <w:tcPr>
            <w:tcW w:w="144" w:type="pct"/>
            <w:vMerge/>
            <w:tcBorders>
              <w:right w:val="single" w:sz="4" w:space="0" w:color="3B3838" w:themeColor="background2" w:themeShade="40"/>
            </w:tcBorders>
            <w:vAlign w:val="center"/>
          </w:tcPr>
          <w:p w14:paraId="3ECA0DC7"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C8" w14:textId="77777777" w:rsidR="000A3718" w:rsidRDefault="00BE7DC3">
            <w:pPr>
              <w:pStyle w:val="tableparagraph"/>
              <w:jc w:val="center"/>
            </w:pPr>
            <w:r>
              <w:rPr>
                <w:rFonts w:hint="eastAsia"/>
              </w:rPr>
              <w:t>インボイス特例</w:t>
            </w:r>
          </w:p>
        </w:tc>
        <w:tc>
          <w:tcPr>
            <w:tcW w:w="361" w:type="pct"/>
            <w:vAlign w:val="center"/>
          </w:tcPr>
          <w:p w14:paraId="3ECA0DC9" w14:textId="77777777" w:rsidR="000A3718" w:rsidRDefault="00C20A0E">
            <w:pPr>
              <w:pStyle w:val="tableparagraph"/>
              <w:jc w:val="center"/>
              <w:rPr>
                <w:rFonts w:eastAsiaTheme="majorHAnsi" w:cs="Segoe UI"/>
                <w:szCs w:val="21"/>
              </w:rPr>
            </w:pPr>
            <w:sdt>
              <w:sdtPr>
                <w:rPr>
                  <w:rFonts w:eastAsiaTheme="majorHAnsi" w:cs="Segoe UI"/>
                  <w:szCs w:val="21"/>
                </w:rPr>
                <w:id w:val="1822686006"/>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3341" w:type="pct"/>
            <w:gridSpan w:val="5"/>
          </w:tcPr>
          <w:p w14:paraId="3ECA0DCA" w14:textId="77777777" w:rsidR="000A3718" w:rsidRDefault="00BE7DC3">
            <w:pPr>
              <w:pStyle w:val="tableparagraph"/>
              <w:jc w:val="both"/>
            </w:pPr>
            <w:r>
              <w:rPr>
                <w:rFonts w:hint="eastAsia"/>
              </w:rPr>
              <w:t>補助事業の終了時点で「適格請求書発行事業者」の登録を受け、かつ、次の①②のいずれかに当てはまる事業者。①</w:t>
            </w:r>
            <w:r>
              <w:rPr>
                <w:rFonts w:hint="eastAsia"/>
              </w:rPr>
              <w:t xml:space="preserve"> 2021</w:t>
            </w:r>
            <w:r>
              <w:rPr>
                <w:rFonts w:hint="eastAsia"/>
              </w:rPr>
              <w:t>年</w:t>
            </w:r>
            <w:r>
              <w:rPr>
                <w:rFonts w:hint="eastAsia"/>
              </w:rPr>
              <w:t>9</w:t>
            </w:r>
            <w:r>
              <w:rPr>
                <w:rFonts w:hint="eastAsia"/>
              </w:rPr>
              <w:t>月</w:t>
            </w:r>
            <w:r>
              <w:rPr>
                <w:rFonts w:hint="eastAsia"/>
              </w:rPr>
              <w:t>30</w:t>
            </w:r>
            <w:r>
              <w:rPr>
                <w:rFonts w:hint="eastAsia"/>
              </w:rPr>
              <w:t>日から</w:t>
            </w:r>
            <w:r>
              <w:rPr>
                <w:rFonts w:hint="eastAsia"/>
              </w:rPr>
              <w:t xml:space="preserve"> 2023 </w:t>
            </w:r>
            <w:r>
              <w:rPr>
                <w:rFonts w:hint="eastAsia"/>
              </w:rPr>
              <w:t>年</w:t>
            </w:r>
            <w:r>
              <w:rPr>
                <w:rFonts w:hint="eastAsia"/>
              </w:rPr>
              <w:t xml:space="preserve"> 9 </w:t>
            </w:r>
            <w:r>
              <w:rPr>
                <w:rFonts w:hint="eastAsia"/>
              </w:rPr>
              <w:t>月</w:t>
            </w:r>
            <w:r>
              <w:rPr>
                <w:rFonts w:hint="eastAsia"/>
              </w:rPr>
              <w:t xml:space="preserve">30 </w:t>
            </w:r>
            <w:r>
              <w:rPr>
                <w:rFonts w:hint="eastAsia"/>
              </w:rPr>
              <w:t>日の属する課税期間で一度でも免税事業者であった事業者。②</w:t>
            </w:r>
            <w:r>
              <w:rPr>
                <w:rFonts w:hint="eastAsia"/>
              </w:rPr>
              <w:t xml:space="preserve"> 2023 </w:t>
            </w:r>
            <w:r>
              <w:rPr>
                <w:rFonts w:hint="eastAsia"/>
              </w:rPr>
              <w:t>年</w:t>
            </w:r>
            <w:r>
              <w:rPr>
                <w:rFonts w:hint="eastAsia"/>
              </w:rPr>
              <w:t xml:space="preserve"> 10 </w:t>
            </w:r>
            <w:r>
              <w:rPr>
                <w:rFonts w:hint="eastAsia"/>
              </w:rPr>
              <w:t>月</w:t>
            </w:r>
            <w:r>
              <w:rPr>
                <w:rFonts w:hint="eastAsia"/>
              </w:rPr>
              <w:t xml:space="preserve"> 1 </w:t>
            </w:r>
            <w:r>
              <w:rPr>
                <w:rFonts w:hint="eastAsia"/>
              </w:rPr>
              <w:t>日以降に創業した事業者。</w:t>
            </w:r>
          </w:p>
          <w:p w14:paraId="3ECA0DCB" w14:textId="77777777" w:rsidR="000A3718" w:rsidRDefault="00BE7DC3">
            <w:pPr>
              <w:pStyle w:val="tableparagraph"/>
              <w:jc w:val="both"/>
            </w:pPr>
            <w:r>
              <w:rPr>
                <w:rFonts w:hint="eastAsia"/>
              </w:rPr>
              <w:t>ただし、補助事業の終了時点でこの要件を満たさない場合、補助金は交付されません。</w:t>
            </w:r>
            <w:r>
              <w:cr/>
            </w:r>
            <w:r>
              <w:rPr>
                <w:rFonts w:hint="eastAsia"/>
                <w:color w:val="FF0000"/>
              </w:rPr>
              <w:t>※詳細は公募要領をご確認ください。</w:t>
            </w:r>
          </w:p>
        </w:tc>
      </w:tr>
      <w:tr w:rsidR="000A3718" w14:paraId="3ECA0DD2" w14:textId="77777777">
        <w:trPr>
          <w:trHeight w:val="1060"/>
        </w:trPr>
        <w:tc>
          <w:tcPr>
            <w:tcW w:w="144" w:type="pct"/>
            <w:tcBorders>
              <w:right w:val="single" w:sz="4" w:space="0" w:color="3B3838" w:themeColor="background2" w:themeShade="40"/>
            </w:tcBorders>
            <w:vAlign w:val="center"/>
          </w:tcPr>
          <w:p w14:paraId="3ECA0DCD"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CE" w14:textId="77777777" w:rsidR="000A3718" w:rsidRDefault="00BE7DC3">
            <w:pPr>
              <w:pStyle w:val="tableparagraph"/>
              <w:jc w:val="center"/>
            </w:pPr>
            <w:r>
              <w:rPr>
                <w:rFonts w:hint="eastAsia"/>
              </w:rPr>
              <w:t>賃金引上げ特例</w:t>
            </w:r>
          </w:p>
        </w:tc>
        <w:tc>
          <w:tcPr>
            <w:tcW w:w="361" w:type="pct"/>
            <w:vAlign w:val="center"/>
          </w:tcPr>
          <w:p w14:paraId="3ECA0DCF" w14:textId="07E677C2" w:rsidR="000A3718" w:rsidRDefault="00C20A0E">
            <w:pPr>
              <w:pStyle w:val="tableparagraph"/>
              <w:jc w:val="center"/>
              <w:rPr>
                <w:rFonts w:eastAsiaTheme="majorHAnsi" w:cs="Segoe UI"/>
                <w:szCs w:val="21"/>
              </w:rPr>
            </w:pPr>
            <w:sdt>
              <w:sdtPr>
                <w:rPr>
                  <w:rFonts w:eastAsiaTheme="majorHAnsi" w:cs="Segoe UI"/>
                  <w:szCs w:val="21"/>
                </w:rPr>
                <w:id w:val="1183938183"/>
                <w14:checkbox>
                  <w14:checked w14:val="1"/>
                  <w14:checkedState w14:val="0052" w14:font="Wingdings 2"/>
                  <w14:uncheckedState w14:val="00A3" w14:font="Wingdings 2"/>
                </w14:checkbox>
              </w:sdtPr>
              <w:sdtEndPr/>
              <w:sdtContent>
                <w:r w:rsidR="003E1273">
                  <w:rPr>
                    <w:rFonts w:eastAsiaTheme="majorHAnsi" w:cs="Segoe UI"/>
                    <w:szCs w:val="21"/>
                  </w:rPr>
                  <w:sym w:font="Wingdings 2" w:char="F052"/>
                </w:r>
              </w:sdtContent>
            </w:sdt>
          </w:p>
        </w:tc>
        <w:tc>
          <w:tcPr>
            <w:tcW w:w="3341" w:type="pct"/>
            <w:gridSpan w:val="5"/>
          </w:tcPr>
          <w:p w14:paraId="3ECA0DD0" w14:textId="77777777" w:rsidR="000A3718" w:rsidRDefault="00BE7DC3">
            <w:pPr>
              <w:pStyle w:val="tableparagraph"/>
              <w:jc w:val="both"/>
            </w:pPr>
            <w:r>
              <w:t>補助事業の終了時点において、事業場内最低賃金が申請時の事業場内最低賃</w:t>
            </w:r>
            <w:r>
              <w:t xml:space="preserve"> </w:t>
            </w:r>
            <w:r>
              <w:t>金より＋</w:t>
            </w:r>
            <w:r>
              <w:t xml:space="preserve">50 </w:t>
            </w:r>
            <w:r>
              <w:t>円以上であること。賃金引上げ特例を希望した場合、通常枠および賃金引上げ特例の要件を１つでも満たさない場合は、補助金は交付されません（特例による上乗せ部分のみでは</w:t>
            </w:r>
            <w:r>
              <w:t xml:space="preserve"> </w:t>
            </w:r>
            <w:r>
              <w:t>なく全体が交付対象外となります）。</w:t>
            </w:r>
          </w:p>
          <w:p w14:paraId="3ECA0DD1" w14:textId="77777777" w:rsidR="000A3718" w:rsidRDefault="00BE7DC3">
            <w:pPr>
              <w:pStyle w:val="tableparagraph"/>
            </w:pPr>
            <w:r>
              <w:rPr>
                <w:rFonts w:hint="eastAsia"/>
                <w:color w:val="FF0000"/>
              </w:rPr>
              <w:t>※詳細は公募要領をご確認ください。</w:t>
            </w:r>
          </w:p>
        </w:tc>
      </w:tr>
      <w:tr w:rsidR="000A3718" w14:paraId="3ECA0DD7" w14:textId="77777777">
        <w:trPr>
          <w:trHeight w:val="1060"/>
        </w:trPr>
        <w:tc>
          <w:tcPr>
            <w:tcW w:w="144" w:type="pct"/>
            <w:tcBorders>
              <w:right w:val="single" w:sz="4" w:space="0" w:color="3B3838" w:themeColor="background2" w:themeShade="40"/>
            </w:tcBorders>
            <w:vAlign w:val="center"/>
          </w:tcPr>
          <w:p w14:paraId="3ECA0DD3"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D4" w14:textId="77777777" w:rsidR="000A3718" w:rsidRDefault="00BE7DC3">
            <w:pPr>
              <w:pStyle w:val="tableparagraph"/>
              <w:jc w:val="center"/>
            </w:pPr>
            <w:r>
              <w:rPr>
                <w:rFonts w:hint="eastAsia"/>
              </w:rPr>
              <w:t>賃金引上げ特例</w:t>
            </w:r>
            <w:r>
              <w:br/>
            </w:r>
            <w:r>
              <w:rPr>
                <w:rFonts w:hint="eastAsia"/>
              </w:rPr>
              <w:t>（赤字事業者）</w:t>
            </w:r>
          </w:p>
        </w:tc>
        <w:tc>
          <w:tcPr>
            <w:tcW w:w="361" w:type="pct"/>
            <w:vAlign w:val="center"/>
          </w:tcPr>
          <w:p w14:paraId="3ECA0DD5" w14:textId="77777777" w:rsidR="000A3718" w:rsidRDefault="00C20A0E">
            <w:pPr>
              <w:pStyle w:val="tableparagraph"/>
              <w:jc w:val="center"/>
              <w:rPr>
                <w:rFonts w:eastAsiaTheme="majorHAnsi" w:cs="Segoe UI"/>
                <w:szCs w:val="21"/>
              </w:rPr>
            </w:pPr>
            <w:sdt>
              <w:sdtPr>
                <w:rPr>
                  <w:rFonts w:eastAsiaTheme="majorHAnsi" w:cs="Segoe UI"/>
                  <w:szCs w:val="21"/>
                </w:rPr>
                <w:id w:val="-1182585669"/>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3341" w:type="pct"/>
            <w:gridSpan w:val="5"/>
          </w:tcPr>
          <w:p w14:paraId="3ECA0DD6" w14:textId="77777777" w:rsidR="000A3718" w:rsidRDefault="00BE7DC3">
            <w:pPr>
              <w:pStyle w:val="tableparagraph"/>
              <w:jc w:val="both"/>
            </w:pPr>
            <w:r>
              <w:rPr>
                <w:rFonts w:hint="eastAsia"/>
              </w:rPr>
              <w:t>賃金引上げ特例の適用を希望する赤字事業者の方はこちらを選択してください。補助率が</w:t>
            </w:r>
            <w:r>
              <w:rPr>
                <w:rFonts w:hint="eastAsia"/>
              </w:rPr>
              <w:t>3</w:t>
            </w:r>
            <w:r>
              <w:rPr>
                <w:rFonts w:hint="eastAsia"/>
              </w:rPr>
              <w:t>分の</w:t>
            </w:r>
            <w:r>
              <w:rPr>
                <w:rFonts w:hint="eastAsia"/>
              </w:rPr>
              <w:t>2</w:t>
            </w:r>
            <w:r>
              <w:rPr>
                <w:rFonts w:hint="eastAsia"/>
              </w:rPr>
              <w:t>から</w:t>
            </w:r>
            <w:r>
              <w:rPr>
                <w:rFonts w:hint="eastAsia"/>
              </w:rPr>
              <w:t>4</w:t>
            </w:r>
            <w:r>
              <w:rPr>
                <w:rFonts w:hint="eastAsia"/>
              </w:rPr>
              <w:t>分の</w:t>
            </w:r>
            <w:r>
              <w:rPr>
                <w:rFonts w:hint="eastAsia"/>
              </w:rPr>
              <w:t>3</w:t>
            </w:r>
            <w:r>
              <w:rPr>
                <w:rFonts w:hint="eastAsia"/>
              </w:rPr>
              <w:t>になります。赤字事業者は公募要領をご確認ください。</w:t>
            </w:r>
          </w:p>
        </w:tc>
      </w:tr>
      <w:tr w:rsidR="000A3718" w14:paraId="3ECA0DDD" w14:textId="77777777">
        <w:trPr>
          <w:trHeight w:val="850"/>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D8" w14:textId="77777777" w:rsidR="000A3718" w:rsidRDefault="00BE7DC3">
            <w:pPr>
              <w:pStyle w:val="tableparagraph"/>
              <w:rPr>
                <w:color w:val="FF0000"/>
              </w:rPr>
            </w:pPr>
            <w:r>
              <w:rPr>
                <w:rFonts w:hint="eastAsia"/>
                <w:color w:val="FF0000"/>
              </w:rPr>
              <w:t>＜全ての事業者が対象＞</w:t>
            </w:r>
          </w:p>
          <w:p w14:paraId="3ECA0DD9" w14:textId="77777777" w:rsidR="000A3718" w:rsidRDefault="00BE7DC3">
            <w:pPr>
              <w:pStyle w:val="tableparagraph"/>
            </w:pPr>
            <w:r>
              <w:rPr>
                <w:rFonts w:hint="eastAsia"/>
              </w:rPr>
              <w:t>補助事業に関して生ずる収入金が有るか</w:t>
            </w:r>
          </w:p>
          <w:p w14:paraId="3ECA0DDA" w14:textId="77777777" w:rsidR="000A3718" w:rsidRDefault="00BE7DC3">
            <w:pPr>
              <w:pStyle w:val="tableparagraph"/>
            </w:pPr>
            <w:r>
              <w:rPr>
                <w:rFonts w:hint="eastAsia"/>
              </w:rPr>
              <w:t>収益金の詳細は、別紙「参考資料」の「</w:t>
            </w:r>
            <w:r>
              <w:rPr>
                <w:rFonts w:hint="eastAsia"/>
              </w:rPr>
              <w:t xml:space="preserve">15. </w:t>
            </w:r>
            <w:r>
              <w:rPr>
                <w:rFonts w:hint="eastAsia"/>
              </w:rPr>
              <w:t>収益納付」を参照してください。</w:t>
            </w:r>
          </w:p>
        </w:tc>
        <w:tc>
          <w:tcPr>
            <w:tcW w:w="1065" w:type="pct"/>
            <w:gridSpan w:val="2"/>
            <w:tcBorders>
              <w:left w:val="single" w:sz="4" w:space="0" w:color="3B3838" w:themeColor="background2" w:themeShade="40"/>
              <w:bottom w:val="nil"/>
            </w:tcBorders>
            <w:vAlign w:val="center"/>
          </w:tcPr>
          <w:p w14:paraId="3ECA0DDB" w14:textId="77777777" w:rsidR="000A3718" w:rsidRDefault="00C20A0E">
            <w:pPr>
              <w:pStyle w:val="tableparagraph"/>
              <w:jc w:val="both"/>
              <w:rPr>
                <w:color w:val="FF0000"/>
              </w:rPr>
            </w:pPr>
            <w:sdt>
              <w:sdtPr>
                <w:rPr>
                  <w:rFonts w:eastAsiaTheme="majorHAnsi" w:cs="Segoe UI"/>
                  <w:szCs w:val="21"/>
                </w:rPr>
                <w:id w:val="760416178"/>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有り</w:t>
            </w:r>
          </w:p>
        </w:tc>
        <w:tc>
          <w:tcPr>
            <w:tcW w:w="1040" w:type="pct"/>
            <w:tcBorders>
              <w:bottom w:val="nil"/>
            </w:tcBorders>
            <w:vAlign w:val="center"/>
          </w:tcPr>
          <w:p w14:paraId="3ECA0DDC" w14:textId="61CF0139" w:rsidR="000A3718" w:rsidRDefault="00C20A0E">
            <w:pPr>
              <w:pStyle w:val="tableparagraph"/>
              <w:jc w:val="both"/>
              <w:rPr>
                <w:color w:val="FF0000"/>
              </w:rPr>
            </w:pPr>
            <w:sdt>
              <w:sdtPr>
                <w:rPr>
                  <w:rFonts w:eastAsiaTheme="majorHAnsi" w:cs="Segoe UI"/>
                  <w:szCs w:val="21"/>
                </w:rPr>
                <w:id w:val="2070762084"/>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cs="Segoe UI" w:hint="eastAsia"/>
                <w:szCs w:val="21"/>
              </w:rPr>
              <w:t>無し</w:t>
            </w:r>
          </w:p>
        </w:tc>
      </w:tr>
      <w:tr w:rsidR="000A3718" w14:paraId="3ECA0DE3" w14:textId="77777777">
        <w:trPr>
          <w:trHeight w:val="1134"/>
        </w:trPr>
        <w:tc>
          <w:tcPr>
            <w:tcW w:w="144" w:type="pct"/>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E" w14:textId="77777777" w:rsidR="000A3718" w:rsidRDefault="000A3718">
            <w:pPr>
              <w:pStyle w:val="tableparagraph"/>
              <w:jc w:val="both"/>
              <w:rPr>
                <w:color w:val="FF0000"/>
              </w:rPr>
            </w:pPr>
          </w:p>
        </w:tc>
        <w:tc>
          <w:tcPr>
            <w:tcW w:w="2751" w:type="pct"/>
            <w:gridSpan w:val="5"/>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F" w14:textId="77777777" w:rsidR="000A3718" w:rsidRDefault="00BE7DC3">
            <w:pPr>
              <w:pStyle w:val="tableparagraph"/>
              <w:rPr>
                <w:color w:val="FF0000"/>
              </w:rPr>
            </w:pPr>
            <w:r>
              <w:rPr>
                <w:rFonts w:hint="eastAsia"/>
                <w:color w:val="FF0000"/>
              </w:rPr>
              <w:t>＜上記において「有り」を選択した事業者が対象＞</w:t>
            </w:r>
          </w:p>
          <w:p w14:paraId="3ECA0DE0" w14:textId="77777777" w:rsidR="000A3718" w:rsidRDefault="00BE7DC3">
            <w:pPr>
              <w:pStyle w:val="tableparagraph"/>
            </w:pPr>
            <w:r>
              <w:rPr>
                <w:rFonts w:hint="eastAsia"/>
              </w:rPr>
              <w:t>収入金に関する事項を入力してください。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1" w14:textId="77777777" w:rsidR="000A3718" w:rsidRDefault="00BE7DC3">
            <w:pPr>
              <w:pStyle w:val="tableparagraph"/>
            </w:pPr>
            <w:r>
              <w:rPr>
                <w:rFonts w:hint="eastAsia"/>
              </w:rPr>
              <w:t>＜収入金に関する事項＞</w:t>
            </w:r>
          </w:p>
          <w:p w14:paraId="3ECA0DE2" w14:textId="77777777" w:rsidR="000A3718" w:rsidRDefault="000A3718">
            <w:pPr>
              <w:pStyle w:val="tableparagraph"/>
            </w:pPr>
          </w:p>
        </w:tc>
      </w:tr>
      <w:tr w:rsidR="000A3718" w14:paraId="3ECA0DE7" w14:textId="77777777">
        <w:trPr>
          <w:trHeight w:val="1134"/>
        </w:trPr>
        <w:tc>
          <w:tcPr>
            <w:tcW w:w="2895" w:type="pct"/>
            <w:gridSpan w:val="6"/>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4" w14:textId="77777777" w:rsidR="000A3718" w:rsidRDefault="00BE7DC3">
            <w:pPr>
              <w:pStyle w:val="tableparagraph"/>
              <w:rPr>
                <w:color w:val="FF0000"/>
              </w:rPr>
            </w:pPr>
            <w:r>
              <w:rPr>
                <w:rFonts w:hint="eastAsia"/>
                <w:color w:val="FF0000"/>
              </w:rPr>
              <w:t>＜全ての事業者が対象＞</w:t>
            </w:r>
          </w:p>
          <w:p w14:paraId="3ECA0DE5" w14:textId="77777777" w:rsidR="000A3718" w:rsidRDefault="00BE7DC3">
            <w:pPr>
              <w:pStyle w:val="tableparagraph"/>
            </w:pPr>
            <w:r>
              <w:rPr>
                <w:rFonts w:hint="eastAsia"/>
              </w:rPr>
              <w:t>事業終了日（補助事業実施期間は、公募要領から確認してください。）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6" w14:textId="1EB6720C" w:rsidR="000A3718" w:rsidRDefault="009166A1">
            <w:pPr>
              <w:pStyle w:val="tableparagraph"/>
              <w:jc w:val="right"/>
            </w:pPr>
            <w:r w:rsidRPr="009166A1">
              <w:rPr>
                <w:rFonts w:hint="eastAsia"/>
                <w:highlight w:val="yellow"/>
              </w:rPr>
              <w:t>2027</w:t>
            </w:r>
            <w:r w:rsidR="00BE7DC3" w:rsidRPr="009166A1">
              <w:rPr>
                <w:rFonts w:hint="eastAsia"/>
                <w:highlight w:val="yellow"/>
              </w:rPr>
              <w:t>年</w:t>
            </w:r>
            <w:r w:rsidRPr="009166A1">
              <w:rPr>
                <w:rFonts w:hint="eastAsia"/>
                <w:highlight w:val="yellow"/>
              </w:rPr>
              <w:t>1</w:t>
            </w:r>
            <w:r w:rsidR="00BE7DC3" w:rsidRPr="009166A1">
              <w:rPr>
                <w:rFonts w:hint="eastAsia"/>
                <w:highlight w:val="yellow"/>
              </w:rPr>
              <w:t>月</w:t>
            </w:r>
            <w:r w:rsidRPr="009166A1">
              <w:rPr>
                <w:rFonts w:hint="eastAsia"/>
                <w:highlight w:val="yellow"/>
              </w:rPr>
              <w:t>31</w:t>
            </w:r>
            <w:r w:rsidR="00BE7DC3" w:rsidRPr="009166A1">
              <w:rPr>
                <w:rFonts w:hint="eastAsia"/>
                <w:highlight w:val="yellow"/>
              </w:rPr>
              <w:t>日</w:t>
            </w:r>
          </w:p>
        </w:tc>
      </w:tr>
      <w:tr w:rsidR="000A3718" w14:paraId="3ECA0DEC" w14:textId="77777777">
        <w:trPr>
          <w:trHeight w:val="1060"/>
        </w:trPr>
        <w:tc>
          <w:tcPr>
            <w:tcW w:w="2895" w:type="pct"/>
            <w:gridSpan w:val="6"/>
            <w:tcBorders>
              <w:bottom w:val="single" w:sz="4" w:space="0" w:color="3B3838" w:themeColor="background2" w:themeShade="40"/>
            </w:tcBorders>
            <w:vAlign w:val="center"/>
          </w:tcPr>
          <w:p w14:paraId="3ECA0DE8" w14:textId="77777777" w:rsidR="000A3718" w:rsidRDefault="00BE7DC3">
            <w:pPr>
              <w:pStyle w:val="tableparagraph"/>
              <w:rPr>
                <w:color w:val="FF0000"/>
              </w:rPr>
            </w:pPr>
            <w:r>
              <w:rPr>
                <w:rFonts w:hint="eastAsia"/>
                <w:color w:val="FF0000"/>
              </w:rPr>
              <w:t>＜全ての事業者が対象＞</w:t>
            </w:r>
          </w:p>
          <w:p w14:paraId="3ECA0DE9" w14:textId="77777777" w:rsidR="000A3718" w:rsidRDefault="00BE7DC3">
            <w:pPr>
              <w:pStyle w:val="tableparagraph"/>
            </w:pPr>
            <w:r>
              <w:rPr>
                <w:rFonts w:hint="eastAsia"/>
              </w:rPr>
              <w:t>採択審査時に以下の加点の付与を希望するか選択（チェック）してください。「重点政策加点」、「政策加点」から各</w:t>
            </w:r>
            <w:r>
              <w:rPr>
                <w:rFonts w:hint="eastAsia"/>
              </w:rPr>
              <w:lastRenderedPageBreak/>
              <w:t>1</w:t>
            </w:r>
            <w:r>
              <w:rPr>
                <w:rFonts w:hint="eastAsia"/>
              </w:rPr>
              <w:t>項目まで選択できます。以下の欄を選択（チェック）してください。</w:t>
            </w:r>
          </w:p>
        </w:tc>
        <w:tc>
          <w:tcPr>
            <w:tcW w:w="1065" w:type="pct"/>
            <w:gridSpan w:val="2"/>
            <w:tcBorders>
              <w:bottom w:val="nil"/>
            </w:tcBorders>
            <w:vAlign w:val="center"/>
          </w:tcPr>
          <w:p w14:paraId="3ECA0DEA" w14:textId="77777777" w:rsidR="000A3718" w:rsidRDefault="00C20A0E">
            <w:pPr>
              <w:pStyle w:val="tableparagraph"/>
              <w:jc w:val="both"/>
            </w:pPr>
            <w:sdt>
              <w:sdtPr>
                <w:rPr>
                  <w:rFonts w:eastAsiaTheme="majorHAnsi" w:cs="Segoe UI"/>
                  <w:szCs w:val="21"/>
                </w:rPr>
                <w:id w:val="1342742967"/>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希望する</w:t>
            </w:r>
          </w:p>
        </w:tc>
        <w:tc>
          <w:tcPr>
            <w:tcW w:w="1040" w:type="pct"/>
            <w:tcBorders>
              <w:bottom w:val="nil"/>
            </w:tcBorders>
            <w:vAlign w:val="center"/>
          </w:tcPr>
          <w:p w14:paraId="3ECA0DEB" w14:textId="7840B409" w:rsidR="000A3718" w:rsidRDefault="00C20A0E">
            <w:pPr>
              <w:pStyle w:val="tableparagraph"/>
              <w:jc w:val="both"/>
              <w:rPr>
                <w:rFonts w:eastAsiaTheme="majorHAnsi" w:cs="Segoe UI"/>
                <w:szCs w:val="21"/>
              </w:rPr>
            </w:pPr>
            <w:sdt>
              <w:sdtPr>
                <w:rPr>
                  <w:rFonts w:eastAsiaTheme="majorHAnsi" w:cs="Segoe UI"/>
                  <w:szCs w:val="21"/>
                </w:rPr>
                <w:id w:val="-174350940"/>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cs="Segoe UI" w:hint="eastAsia"/>
                <w:szCs w:val="21"/>
              </w:rPr>
              <w:t>希望</w:t>
            </w:r>
            <w:r w:rsidR="00BE7DC3">
              <w:rPr>
                <w:rFonts w:hint="eastAsia"/>
              </w:rPr>
              <w:t>しない</w:t>
            </w:r>
          </w:p>
        </w:tc>
      </w:tr>
      <w:tr w:rsidR="000A3718" w14:paraId="3ECA0DF2" w14:textId="77777777">
        <w:trPr>
          <w:trHeight w:val="680"/>
        </w:trPr>
        <w:tc>
          <w:tcPr>
            <w:tcW w:w="144" w:type="pct"/>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D" w14:textId="77777777" w:rsidR="000A3718" w:rsidRDefault="000A3718">
            <w:pPr>
              <w:pStyle w:val="tableparagraph"/>
            </w:pPr>
          </w:p>
        </w:tc>
        <w:tc>
          <w:tcPr>
            <w:tcW w:w="115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E" w14:textId="77777777" w:rsidR="000A3718" w:rsidRDefault="00BE7DC3">
            <w:pPr>
              <w:pStyle w:val="tableparagraph"/>
              <w:jc w:val="center"/>
            </w:pPr>
            <w:r>
              <w:rPr>
                <w:rFonts w:hint="eastAsia"/>
              </w:rPr>
              <w:t>重点政策加点項目</w:t>
            </w:r>
          </w:p>
        </w:tc>
        <w:tc>
          <w:tcPr>
            <w:tcW w:w="1291"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F" w14:textId="77777777" w:rsidR="000A3718" w:rsidRDefault="00BE7DC3">
            <w:pPr>
              <w:pStyle w:val="tableparagraph"/>
              <w:jc w:val="center"/>
            </w:pPr>
            <w:r>
              <w:rPr>
                <w:rFonts w:hint="eastAsia"/>
              </w:rPr>
              <w:t>該当者チェック</w:t>
            </w:r>
          </w:p>
          <w:p w14:paraId="3ECA0DF0" w14:textId="77777777" w:rsidR="000A3718" w:rsidRDefault="00BE7DC3">
            <w:pPr>
              <w:pStyle w:val="tableparagraph"/>
              <w:jc w:val="center"/>
            </w:pPr>
            <w:r>
              <w:rPr>
                <w:rFonts w:hint="eastAsia"/>
                <w:color w:val="FF0000"/>
              </w:rPr>
              <w:t>※複数選択不可</w:t>
            </w:r>
          </w:p>
        </w:tc>
        <w:tc>
          <w:tcPr>
            <w:tcW w:w="2411" w:type="pct"/>
            <w:gridSpan w:val="4"/>
            <w:tcBorders>
              <w:top w:val="single" w:sz="4" w:space="0" w:color="3B3838" w:themeColor="background2" w:themeShade="40"/>
            </w:tcBorders>
            <w:shd w:val="clear" w:color="auto" w:fill="DDDEED"/>
            <w:vAlign w:val="center"/>
          </w:tcPr>
          <w:p w14:paraId="3ECA0DF1" w14:textId="77777777" w:rsidR="000A3718" w:rsidRDefault="00BE7DC3">
            <w:pPr>
              <w:pStyle w:val="tableparagraph"/>
              <w:jc w:val="center"/>
            </w:pPr>
            <w:r>
              <w:rPr>
                <w:rFonts w:hint="eastAsia"/>
              </w:rPr>
              <w:t>加点条件</w:t>
            </w:r>
          </w:p>
        </w:tc>
      </w:tr>
      <w:tr w:rsidR="000A3718" w14:paraId="3ECA0DF8" w14:textId="77777777">
        <w:trPr>
          <w:trHeight w:val="454"/>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3" w14:textId="77777777" w:rsidR="000A3718" w:rsidRDefault="000A3718">
            <w:pPr>
              <w:pStyle w:val="tableparagraph"/>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F4" w14:textId="77777777" w:rsidR="000A3718" w:rsidRDefault="00BE7DC3">
            <w:pPr>
              <w:pStyle w:val="tableparagraph"/>
              <w:jc w:val="both"/>
            </w:pPr>
            <w:r>
              <w:rPr>
                <w:rFonts w:hint="eastAsia"/>
              </w:rPr>
              <w:t>1.</w:t>
            </w:r>
            <w:r>
              <w:rPr>
                <w:rFonts w:hint="eastAsia"/>
              </w:rPr>
              <w:t>赤字賃上げ加点</w:t>
            </w:r>
          </w:p>
        </w:tc>
        <w:tc>
          <w:tcPr>
            <w:tcW w:w="1291" w:type="pct"/>
            <w:gridSpan w:val="2"/>
            <w:vAlign w:val="center"/>
          </w:tcPr>
          <w:p w14:paraId="3ECA0DF5" w14:textId="77777777" w:rsidR="000A3718" w:rsidRDefault="00C20A0E">
            <w:pPr>
              <w:pStyle w:val="tableparagraph"/>
              <w:jc w:val="center"/>
            </w:pPr>
            <w:sdt>
              <w:sdtPr>
                <w:rPr>
                  <w:rFonts w:eastAsiaTheme="majorHAnsi" w:cs="Segoe UI"/>
                  <w:szCs w:val="21"/>
                </w:rPr>
                <w:id w:val="-1427729053"/>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vAlign w:val="center"/>
          </w:tcPr>
          <w:p w14:paraId="3ECA0DF6" w14:textId="77777777" w:rsidR="000A3718" w:rsidRDefault="00BE7DC3">
            <w:pPr>
              <w:pStyle w:val="tableparagraph"/>
            </w:pPr>
            <w:r>
              <w:t>賃金引上げ特例に申請する事業者のうち、赤字である事業者</w:t>
            </w:r>
            <w:r>
              <w:rPr>
                <w:rFonts w:hint="eastAsia"/>
              </w:rPr>
              <w:t>。本項目を選択する場合、政策加点は「賃金引上げ加点」が選択されます。</w:t>
            </w:r>
          </w:p>
          <w:p w14:paraId="3ECA0DF7" w14:textId="77777777" w:rsidR="000A3718" w:rsidRDefault="00BE7DC3">
            <w:pPr>
              <w:pStyle w:val="tableparagraph"/>
            </w:pPr>
            <w:r>
              <w:rPr>
                <w:rFonts w:hint="eastAsia"/>
                <w:color w:val="FF0000"/>
              </w:rPr>
              <w:t>※詳細は公募要領をご確認ください。</w:t>
            </w:r>
          </w:p>
        </w:tc>
      </w:tr>
      <w:tr w:rsidR="000A3718" w14:paraId="3ECA0DFE" w14:textId="77777777">
        <w:trPr>
          <w:trHeight w:val="867"/>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9" w14:textId="77777777" w:rsidR="000A3718" w:rsidRDefault="000A3718">
            <w:pPr>
              <w:pStyle w:val="tableparagraph"/>
            </w:pPr>
          </w:p>
        </w:tc>
        <w:tc>
          <w:tcPr>
            <w:tcW w:w="1154" w:type="pct"/>
            <w:gridSpan w:val="2"/>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FA" w14:textId="77777777" w:rsidR="000A3718" w:rsidRDefault="00BE7DC3">
            <w:pPr>
              <w:pStyle w:val="tableparagraph"/>
            </w:pPr>
            <w:r>
              <w:rPr>
                <w:rFonts w:hint="eastAsia"/>
              </w:rPr>
              <w:t>2.</w:t>
            </w:r>
            <w:r>
              <w:rPr>
                <w:rFonts w:hint="eastAsia"/>
              </w:rPr>
              <w:t>事業環境変化加点</w:t>
            </w:r>
          </w:p>
          <w:p w14:paraId="3ECA0DFB" w14:textId="77777777" w:rsidR="000A3718" w:rsidRDefault="00BE7DC3">
            <w:pPr>
              <w:pStyle w:val="tableparagraph"/>
              <w:spacing w:before="120" w:line="300" w:lineRule="exact"/>
              <w:rPr>
                <w:sz w:val="16"/>
                <w:szCs w:val="16"/>
              </w:rPr>
            </w:pPr>
            <w:r>
              <w:rPr>
                <w:rFonts w:hint="eastAsia"/>
                <w:sz w:val="16"/>
                <w:szCs w:val="16"/>
              </w:rPr>
              <w:t>※本項目の下部にある「ニャンじゃ朗からのワンポイントアドバイス」も参照ください。</w:t>
            </w:r>
          </w:p>
        </w:tc>
        <w:tc>
          <w:tcPr>
            <w:tcW w:w="1291" w:type="pct"/>
            <w:gridSpan w:val="2"/>
            <w:tcBorders>
              <w:left w:val="single" w:sz="4" w:space="0" w:color="3B3838" w:themeColor="background2" w:themeShade="40"/>
            </w:tcBorders>
            <w:vAlign w:val="center"/>
          </w:tcPr>
          <w:p w14:paraId="3ECA0DFC" w14:textId="0942DF0E" w:rsidR="000A3718" w:rsidRDefault="00C20A0E">
            <w:pPr>
              <w:pStyle w:val="tableparagraph"/>
              <w:jc w:val="center"/>
            </w:pPr>
            <w:sdt>
              <w:sdtPr>
                <w:rPr>
                  <w:rFonts w:eastAsiaTheme="majorHAnsi" w:cs="Segoe UI"/>
                  <w:szCs w:val="21"/>
                </w:rPr>
                <w:id w:val="1651021885"/>
                <w14:checkbox>
                  <w14:checked w14:val="1"/>
                  <w14:checkedState w14:val="0052" w14:font="Wingdings 2"/>
                  <w14:uncheckedState w14:val="00A3" w14:font="Wingdings 2"/>
                </w14:checkbox>
              </w:sdtPr>
              <w:sdtEndPr/>
              <w:sdtContent>
                <w:r w:rsidR="009166A1">
                  <w:rPr>
                    <w:rFonts w:eastAsiaTheme="majorHAnsi" w:cs="Segoe UI"/>
                    <w:szCs w:val="21"/>
                  </w:rPr>
                  <w:sym w:font="Wingdings 2" w:char="F052"/>
                </w:r>
              </w:sdtContent>
            </w:sdt>
          </w:p>
        </w:tc>
        <w:tc>
          <w:tcPr>
            <w:tcW w:w="2411" w:type="pct"/>
            <w:gridSpan w:val="4"/>
          </w:tcPr>
          <w:p w14:paraId="3ECA0DFD" w14:textId="77777777" w:rsidR="000A3718" w:rsidRDefault="00BE7DC3">
            <w:pPr>
              <w:pStyle w:val="tableparagraph"/>
            </w:pPr>
            <w:r>
              <w:rPr>
                <w:rFonts w:hint="eastAsia"/>
              </w:rPr>
              <w:t>ウクライナ情勢や原油価格、</w:t>
            </w:r>
            <w:r>
              <w:rPr>
                <w:rFonts w:hint="eastAsia"/>
              </w:rPr>
              <w:t>LP</w:t>
            </w:r>
            <w:r>
              <w:rPr>
                <w:rFonts w:hint="eastAsia"/>
              </w:rPr>
              <w:t>ガス価格等の高騰による影響を受けていること。下記欄に物価高騰等の影響を受けている内容を記載してください。</w:t>
            </w:r>
          </w:p>
        </w:tc>
      </w:tr>
      <w:tr w:rsidR="000A3718" w14:paraId="3ECA0E03"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F" w14:textId="77777777" w:rsidR="000A3718" w:rsidRDefault="000A3718">
            <w:pPr>
              <w:pStyle w:val="tableparagraph"/>
            </w:pPr>
          </w:p>
        </w:tc>
        <w:tc>
          <w:tcPr>
            <w:tcW w:w="1154" w:type="pct"/>
            <w:gridSpan w:val="2"/>
            <w:tcBorders>
              <w:top w:val="nil"/>
              <w:left w:val="single" w:sz="4" w:space="0" w:color="3B3838" w:themeColor="background2" w:themeShade="40"/>
            </w:tcBorders>
            <w:vAlign w:val="center"/>
          </w:tcPr>
          <w:p w14:paraId="3ECA0E00" w14:textId="77777777" w:rsidR="000A3718" w:rsidRDefault="000A3718">
            <w:pPr>
              <w:pStyle w:val="tableparagraph"/>
            </w:pPr>
          </w:p>
        </w:tc>
        <w:tc>
          <w:tcPr>
            <w:tcW w:w="3702" w:type="pct"/>
            <w:gridSpan w:val="6"/>
            <w:tcBorders>
              <w:top w:val="single" w:sz="4" w:space="0" w:color="3B3838" w:themeColor="background2" w:themeShade="40"/>
            </w:tcBorders>
          </w:tcPr>
          <w:p w14:paraId="3ECA0E01" w14:textId="77777777" w:rsidR="000A3718" w:rsidRDefault="00BE7DC3">
            <w:pPr>
              <w:pStyle w:val="tableparagraph"/>
              <w:jc w:val="both"/>
              <w:rPr>
                <w:u w:val="single"/>
              </w:rPr>
            </w:pPr>
            <w:r>
              <w:rPr>
                <w:rFonts w:hint="eastAsia"/>
                <w:u w:val="single"/>
              </w:rPr>
              <w:t>＜影響内容＞※事業環境変化加点を選択した場合は記入必須</w:t>
            </w:r>
          </w:p>
          <w:p w14:paraId="3ECA0E02" w14:textId="36EC0A7D" w:rsidR="009166A1" w:rsidRPr="009166A1" w:rsidRDefault="009166A1" w:rsidP="009166A1">
            <w:pPr>
              <w:pStyle w:val="tableparagraph"/>
              <w:jc w:val="both"/>
            </w:pPr>
            <w:r>
              <w:rPr>
                <w:rFonts w:hint="eastAsia"/>
              </w:rPr>
              <w:t>●●●●●●●●●●●●●●●●●●●●●●●●●●●●●●●●●●●●●●●●●●●●●●●●●●●●●●●●●●●●●●●●●●●●●●●●●●●●●●●●●●●●●●●●●●●●●●●●●●●●●●●●●●●●●●●●●●●●●●●●●●●●●●●●</w:t>
            </w:r>
          </w:p>
        </w:tc>
      </w:tr>
      <w:tr w:rsidR="000A3718" w14:paraId="3ECA0E0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4"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05" w14:textId="77777777" w:rsidR="000A3718" w:rsidRDefault="00BE7DC3">
            <w:pPr>
              <w:pStyle w:val="tableparagraph"/>
            </w:pPr>
            <w:r>
              <w:rPr>
                <w:rFonts w:hint="eastAsia"/>
              </w:rPr>
              <w:t>3.</w:t>
            </w:r>
            <w:r>
              <w:rPr>
                <w:rFonts w:hint="eastAsia"/>
              </w:rPr>
              <w:t>東日本大震災加点</w:t>
            </w:r>
          </w:p>
        </w:tc>
        <w:tc>
          <w:tcPr>
            <w:tcW w:w="1291" w:type="pct"/>
            <w:gridSpan w:val="2"/>
            <w:vAlign w:val="center"/>
          </w:tcPr>
          <w:p w14:paraId="3ECA0E06" w14:textId="77777777" w:rsidR="000A3718" w:rsidRDefault="00C20A0E">
            <w:pPr>
              <w:pStyle w:val="tableparagraph"/>
              <w:jc w:val="center"/>
            </w:pPr>
            <w:sdt>
              <w:sdtPr>
                <w:rPr>
                  <w:rFonts w:eastAsiaTheme="majorHAnsi" w:cs="Segoe UI"/>
                  <w:szCs w:val="21"/>
                </w:rPr>
                <w:id w:val="-2014913179"/>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tcPr>
          <w:p w14:paraId="3ECA0E07" w14:textId="77777777" w:rsidR="000A3718" w:rsidRDefault="00BE7DC3">
            <w:pPr>
              <w:pStyle w:val="tableparagraph"/>
            </w:pPr>
            <w:r>
              <w:rPr>
                <w:rFonts w:hint="eastAsia"/>
              </w:rPr>
              <w:t>東京電力福島第一原子力発電所の事故により避難指示等の対象となった福島県</w:t>
            </w:r>
            <w:r>
              <w:rPr>
                <w:rFonts w:hint="eastAsia"/>
              </w:rPr>
              <w:t>12</w:t>
            </w:r>
            <w:r>
              <w:rPr>
                <w:rFonts w:hint="eastAsia"/>
              </w:rPr>
              <w:t>市町村に所在する事業者、または福島第一原子力発電所による被害を受けた水産加工業者等。（詳細は公募要領参照）。</w:t>
            </w:r>
          </w:p>
        </w:tc>
      </w:tr>
      <w:tr w:rsidR="000A3718" w14:paraId="3ECA0E0E"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9"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0A" w14:textId="77777777" w:rsidR="000A3718" w:rsidRDefault="00BE7DC3">
            <w:pPr>
              <w:pStyle w:val="tableparagraph"/>
            </w:pPr>
            <w:r>
              <w:rPr>
                <w:rFonts w:hint="eastAsia"/>
              </w:rPr>
              <w:t>4.</w:t>
            </w:r>
            <w:r>
              <w:rPr>
                <w:rFonts w:hint="eastAsia"/>
              </w:rPr>
              <w:t>くるみん・えるぼし加点</w:t>
            </w:r>
          </w:p>
        </w:tc>
        <w:tc>
          <w:tcPr>
            <w:tcW w:w="1291" w:type="pct"/>
            <w:gridSpan w:val="2"/>
            <w:vAlign w:val="center"/>
          </w:tcPr>
          <w:p w14:paraId="3ECA0E0B" w14:textId="77777777" w:rsidR="000A3718" w:rsidRDefault="00C20A0E">
            <w:pPr>
              <w:pStyle w:val="tableparagraph"/>
              <w:jc w:val="center"/>
            </w:pPr>
            <w:sdt>
              <w:sdtPr>
                <w:rPr>
                  <w:rFonts w:eastAsiaTheme="majorHAnsi" w:cs="Segoe UI"/>
                  <w:szCs w:val="21"/>
                </w:rPr>
                <w:id w:val="-1743319346"/>
                <w14:checkbox>
                  <w14:checked w14:val="0"/>
                  <w14:checkedState w14:val="00FE" w14:font="Wingdings"/>
                  <w14:uncheckedState w14:val="2610" w14:font="ＭＳ ゴシック"/>
                </w14:checkbox>
              </w:sdtPr>
              <w:sdtEndPr/>
              <w:sdtContent>
                <w:r w:rsidR="00BE7DC3">
                  <w:rPr>
                    <w:rFonts w:ascii="ＭＳ ゴシック" w:eastAsia="ＭＳ ゴシック" w:hAnsi="ＭＳ ゴシック" w:cs="Segoe UI" w:hint="eastAsia"/>
                    <w:szCs w:val="21"/>
                  </w:rPr>
                  <w:t>☐</w:t>
                </w:r>
              </w:sdtContent>
            </w:sdt>
          </w:p>
        </w:tc>
        <w:tc>
          <w:tcPr>
            <w:tcW w:w="2411" w:type="pct"/>
            <w:gridSpan w:val="4"/>
          </w:tcPr>
          <w:p w14:paraId="3ECA0E0C" w14:textId="77777777" w:rsidR="000A3718" w:rsidRDefault="00BE7DC3">
            <w:pPr>
              <w:pStyle w:val="tableparagraph"/>
              <w:spacing w:afterLines="50" w:after="180"/>
            </w:pPr>
            <w:r>
              <w:rPr>
                <w:rFonts w:hint="eastAsia"/>
              </w:rPr>
              <w:t>次世代育成支援対策推進法（次世代法）に基づく「</w:t>
            </w:r>
            <w:hyperlink r:id="rId11" w:history="1">
              <w:r w:rsidR="000A3718">
                <w:rPr>
                  <w:rStyle w:val="ab"/>
                  <w:rFonts w:hint="eastAsia"/>
                </w:rPr>
                <w:t>くるみん認定</w:t>
              </w:r>
            </w:hyperlink>
            <w:r>
              <w:rPr>
                <w:rFonts w:hint="eastAsia"/>
              </w:rPr>
              <w:t>」を受けている事業者、もしくは女性の職業生活における活躍の推進に関する法律（女性活躍推進法）に基づく「</w:t>
            </w:r>
            <w:hyperlink r:id="rId12" w:history="1">
              <w:r w:rsidR="000A3718">
                <w:rPr>
                  <w:rStyle w:val="ab"/>
                  <w:rFonts w:hint="eastAsia"/>
                </w:rPr>
                <w:t>えるぼし認定</w:t>
              </w:r>
            </w:hyperlink>
            <w:r>
              <w:rPr>
                <w:rFonts w:hint="eastAsia"/>
              </w:rPr>
              <w:t>」を受けている事業者。「基準適合一般事業主認定通知書」の写しを添付。</w:t>
            </w:r>
          </w:p>
          <w:p w14:paraId="3ECA0E0D" w14:textId="77777777" w:rsidR="000A3718" w:rsidRDefault="00BE7DC3">
            <w:pPr>
              <w:pStyle w:val="tableparagraph"/>
              <w:spacing w:afterLines="50" w:after="180"/>
            </w:pPr>
            <w:r>
              <w:rPr>
                <w:rFonts w:hint="eastAsia"/>
                <w:color w:val="FF0000"/>
              </w:rPr>
              <w:t>※政策加点の「</w:t>
            </w:r>
            <w:r>
              <w:rPr>
                <w:rFonts w:hint="eastAsia"/>
                <w:color w:val="FF0000"/>
              </w:rPr>
              <w:t>6.</w:t>
            </w:r>
            <w:r>
              <w:rPr>
                <w:rFonts w:hint="eastAsia"/>
                <w:color w:val="FF0000"/>
              </w:rPr>
              <w:t>一般事業主行動計画策定加点」にも該当し選択されている場合は、重点政策加点分のみ加点されます。</w:t>
            </w:r>
          </w:p>
        </w:tc>
      </w:tr>
      <w:tr w:rsidR="000A3718" w14:paraId="3ECA0E14" w14:textId="77777777">
        <w:trPr>
          <w:trHeight w:val="68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F" w14:textId="77777777" w:rsidR="000A3718" w:rsidRDefault="000A3718">
            <w:pPr>
              <w:pStyle w:val="tableparagraph"/>
            </w:pPr>
          </w:p>
        </w:tc>
        <w:tc>
          <w:tcPr>
            <w:tcW w:w="1154" w:type="pct"/>
            <w:gridSpan w:val="2"/>
            <w:tcBorders>
              <w:left w:val="single" w:sz="4" w:space="0" w:color="3B3838" w:themeColor="background2" w:themeShade="40"/>
            </w:tcBorders>
            <w:shd w:val="clear" w:color="auto" w:fill="DDDEED"/>
            <w:vAlign w:val="center"/>
          </w:tcPr>
          <w:p w14:paraId="3ECA0E10" w14:textId="77777777" w:rsidR="000A3718" w:rsidRDefault="00BE7DC3">
            <w:pPr>
              <w:pStyle w:val="tableparagraph"/>
              <w:jc w:val="center"/>
            </w:pPr>
            <w:r>
              <w:rPr>
                <w:rFonts w:hint="eastAsia"/>
              </w:rPr>
              <w:t>政策加点項目</w:t>
            </w:r>
          </w:p>
        </w:tc>
        <w:tc>
          <w:tcPr>
            <w:tcW w:w="1291" w:type="pct"/>
            <w:gridSpan w:val="2"/>
            <w:shd w:val="clear" w:color="auto" w:fill="DDDEED"/>
            <w:vAlign w:val="center"/>
          </w:tcPr>
          <w:p w14:paraId="3ECA0E11" w14:textId="77777777" w:rsidR="000A3718" w:rsidRDefault="00BE7DC3">
            <w:pPr>
              <w:pStyle w:val="tableparagraph"/>
              <w:jc w:val="center"/>
            </w:pPr>
            <w:r>
              <w:rPr>
                <w:rFonts w:hint="eastAsia"/>
              </w:rPr>
              <w:t>該当者チェック</w:t>
            </w:r>
          </w:p>
          <w:p w14:paraId="3ECA0E12" w14:textId="77777777" w:rsidR="000A3718" w:rsidRDefault="00BE7DC3">
            <w:pPr>
              <w:pStyle w:val="tableparagraph"/>
              <w:jc w:val="center"/>
            </w:pPr>
            <w:r>
              <w:rPr>
                <w:rFonts w:hint="eastAsia"/>
                <w:color w:val="FF0000"/>
              </w:rPr>
              <w:t>※複数選択不可</w:t>
            </w:r>
          </w:p>
        </w:tc>
        <w:tc>
          <w:tcPr>
            <w:tcW w:w="2411" w:type="pct"/>
            <w:gridSpan w:val="4"/>
            <w:shd w:val="clear" w:color="auto" w:fill="DDDEED"/>
            <w:vAlign w:val="center"/>
          </w:tcPr>
          <w:p w14:paraId="3ECA0E13" w14:textId="77777777" w:rsidR="000A3718" w:rsidRDefault="00BE7DC3">
            <w:pPr>
              <w:pStyle w:val="tableparagraph"/>
              <w:jc w:val="center"/>
            </w:pPr>
            <w:r>
              <w:rPr>
                <w:rFonts w:hint="eastAsia"/>
              </w:rPr>
              <w:t>加点条件</w:t>
            </w:r>
          </w:p>
        </w:tc>
      </w:tr>
      <w:tr w:rsidR="000A3718" w14:paraId="3ECA0E1A"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5"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16" w14:textId="77777777" w:rsidR="000A3718" w:rsidRDefault="00BE7DC3">
            <w:pPr>
              <w:pStyle w:val="tableparagraph"/>
            </w:pPr>
            <w:r>
              <w:rPr>
                <w:rFonts w:hint="eastAsia"/>
              </w:rPr>
              <w:t>1.</w:t>
            </w:r>
            <w:r>
              <w:rPr>
                <w:rFonts w:hint="eastAsia"/>
              </w:rPr>
              <w:t>賃金引上げ加点</w:t>
            </w:r>
          </w:p>
        </w:tc>
        <w:tc>
          <w:tcPr>
            <w:tcW w:w="1291" w:type="pct"/>
            <w:gridSpan w:val="2"/>
            <w:vAlign w:val="center"/>
          </w:tcPr>
          <w:p w14:paraId="3ECA0E17" w14:textId="52783F23" w:rsidR="000A3718" w:rsidRDefault="00C20A0E">
            <w:pPr>
              <w:pStyle w:val="tableparagraph"/>
              <w:jc w:val="center"/>
            </w:pPr>
            <w:sdt>
              <w:sdtPr>
                <w:rPr>
                  <w:rFonts w:eastAsiaTheme="majorHAnsi" w:cs="Segoe UI"/>
                  <w:szCs w:val="21"/>
                </w:rPr>
                <w:id w:val="1165979708"/>
                <w14:checkbox>
                  <w14:checked w14:val="1"/>
                  <w14:checkedState w14:val="0052" w14:font="Wingdings 2"/>
                  <w14:uncheckedState w14:val="00A3" w14:font="Wingdings 2"/>
                </w14:checkbox>
              </w:sdtPr>
              <w:sdtEndPr/>
              <w:sdtContent>
                <w:r w:rsidR="003E1273">
                  <w:rPr>
                    <w:rFonts w:eastAsiaTheme="majorHAnsi" w:cs="Segoe UI"/>
                    <w:szCs w:val="21"/>
                  </w:rPr>
                  <w:sym w:font="Wingdings 2" w:char="F052"/>
                </w:r>
              </w:sdtContent>
            </w:sdt>
          </w:p>
        </w:tc>
        <w:tc>
          <w:tcPr>
            <w:tcW w:w="2411" w:type="pct"/>
            <w:gridSpan w:val="4"/>
          </w:tcPr>
          <w:p w14:paraId="3ECA0E18" w14:textId="77777777" w:rsidR="000A3718" w:rsidRDefault="00BE7DC3">
            <w:pPr>
              <w:pStyle w:val="tableparagraph"/>
              <w:jc w:val="both"/>
            </w:pPr>
            <w:r>
              <w:t>補助事業の終了時点において、事業場内最低賃金が申請時より＋</w:t>
            </w:r>
            <w:r>
              <w:t xml:space="preserve">30 </w:t>
            </w:r>
            <w:r>
              <w:t>円以上であること。</w:t>
            </w:r>
          </w:p>
          <w:p w14:paraId="3ECA0E19" w14:textId="77777777" w:rsidR="000A3718" w:rsidRDefault="00BE7DC3">
            <w:pPr>
              <w:pStyle w:val="tableparagraph"/>
              <w:jc w:val="both"/>
            </w:pPr>
            <w:r>
              <w:rPr>
                <w:rFonts w:hint="eastAsia"/>
                <w:color w:val="FF0000"/>
              </w:rPr>
              <w:t>※詳細は公募要領をご確認ください。</w:t>
            </w:r>
          </w:p>
        </w:tc>
      </w:tr>
      <w:tr w:rsidR="000A3718" w14:paraId="3ECA0E2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B" w14:textId="77777777" w:rsidR="000A3718" w:rsidRDefault="000A3718">
            <w:pPr>
              <w:pStyle w:val="tableparagraph"/>
            </w:pPr>
          </w:p>
        </w:tc>
        <w:tc>
          <w:tcPr>
            <w:tcW w:w="1154" w:type="pct"/>
            <w:gridSpan w:val="2"/>
            <w:vMerge w:val="restart"/>
            <w:tcBorders>
              <w:left w:val="single" w:sz="4" w:space="0" w:color="3B3838" w:themeColor="background2" w:themeShade="40"/>
            </w:tcBorders>
            <w:vAlign w:val="center"/>
          </w:tcPr>
          <w:p w14:paraId="3ECA0E1C" w14:textId="77777777" w:rsidR="000A3718" w:rsidRDefault="00BE7DC3">
            <w:pPr>
              <w:pStyle w:val="tableparagraph"/>
            </w:pPr>
            <w:r>
              <w:rPr>
                <w:rFonts w:hint="eastAsia"/>
              </w:rPr>
              <w:t>2.</w:t>
            </w:r>
            <w:r>
              <w:rPr>
                <w:rFonts w:hint="eastAsia"/>
              </w:rPr>
              <w:t>地域創生型加点</w:t>
            </w:r>
          </w:p>
          <w:p w14:paraId="3ECA0E1D" w14:textId="77777777" w:rsidR="000A3718" w:rsidRDefault="00BE7DC3">
            <w:pPr>
              <w:pStyle w:val="tableparagraph"/>
              <w:spacing w:before="120" w:line="300" w:lineRule="atLeast"/>
            </w:pPr>
            <w:r>
              <w:rPr>
                <w:rFonts w:hint="eastAsia"/>
                <w:sz w:val="16"/>
                <w:szCs w:val="16"/>
              </w:rPr>
              <w:t>※本項目の下部にある「ニャンじゃ朗からのワンポイントアドバイス」も参照ください。</w:t>
            </w:r>
          </w:p>
        </w:tc>
        <w:tc>
          <w:tcPr>
            <w:tcW w:w="1291" w:type="pct"/>
            <w:gridSpan w:val="2"/>
            <w:vAlign w:val="center"/>
          </w:tcPr>
          <w:p w14:paraId="3ECA0E1E" w14:textId="77777777" w:rsidR="000A3718" w:rsidRDefault="00C20A0E">
            <w:pPr>
              <w:pStyle w:val="tableparagraph"/>
            </w:pPr>
            <w:sdt>
              <w:sdtPr>
                <w:rPr>
                  <w:rFonts w:eastAsiaTheme="majorHAnsi" w:cs="Segoe UI"/>
                  <w:szCs w:val="21"/>
                </w:rPr>
                <w:id w:val="1810818367"/>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地域資源型</w:t>
            </w:r>
          </w:p>
          <w:p w14:paraId="3ECA0E1F" w14:textId="77777777" w:rsidR="000A3718" w:rsidRDefault="000A3718">
            <w:pPr>
              <w:pStyle w:val="tableparagraph"/>
            </w:pPr>
          </w:p>
          <w:p w14:paraId="3ECA0E20" w14:textId="77777777" w:rsidR="000A3718" w:rsidRDefault="00C20A0E">
            <w:pPr>
              <w:pStyle w:val="tableparagraph"/>
            </w:pPr>
            <w:sdt>
              <w:sdtPr>
                <w:rPr>
                  <w:rFonts w:eastAsiaTheme="majorHAnsi" w:cs="Segoe UI"/>
                  <w:szCs w:val="21"/>
                </w:rPr>
                <w:id w:val="1360312339"/>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地域コミュニティ型</w:t>
            </w:r>
          </w:p>
          <w:p w14:paraId="3ECA0E21" w14:textId="77777777" w:rsidR="000A3718" w:rsidRDefault="000A3718">
            <w:pPr>
              <w:pStyle w:val="tableparagraph"/>
            </w:pPr>
          </w:p>
          <w:p w14:paraId="3ECA0E22" w14:textId="77777777" w:rsidR="000A3718" w:rsidRDefault="00BE7DC3">
            <w:pPr>
              <w:pStyle w:val="tableparagraph"/>
            </w:pPr>
            <w:r>
              <w:rPr>
                <w:rFonts w:hint="eastAsia"/>
              </w:rPr>
              <w:t>※上記いずれかにチェックを入れてください。</w:t>
            </w:r>
          </w:p>
        </w:tc>
        <w:tc>
          <w:tcPr>
            <w:tcW w:w="2411" w:type="pct"/>
            <w:gridSpan w:val="4"/>
          </w:tcPr>
          <w:p w14:paraId="3ECA0E23" w14:textId="77777777" w:rsidR="000A3718" w:rsidRDefault="00BE7DC3">
            <w:pPr>
              <w:pStyle w:val="tableparagraph"/>
            </w:pPr>
            <w:r>
              <w:rPr>
                <w:rFonts w:hint="eastAsia"/>
              </w:rPr>
              <w:t>以下の類型に即した取組を策定している事業者。下記欄に計画を記載してください。</w:t>
            </w:r>
          </w:p>
          <w:p w14:paraId="3ECA0E24" w14:textId="77777777" w:rsidR="000A3718" w:rsidRDefault="00BE7DC3">
            <w:pPr>
              <w:pStyle w:val="tableparagraph"/>
              <w:spacing w:before="120"/>
            </w:pPr>
            <w:r>
              <w:rPr>
                <w:rFonts w:hint="eastAsia"/>
              </w:rPr>
              <w:t>◯地域資源型</w:t>
            </w:r>
          </w:p>
          <w:p w14:paraId="3ECA0E25" w14:textId="77777777" w:rsidR="000A3718" w:rsidRDefault="00BE7DC3">
            <w:pPr>
              <w:pStyle w:val="tableparagraph"/>
            </w:pPr>
            <w:r>
              <w:rPr>
                <w:rFonts w:hint="eastAsia"/>
              </w:rPr>
              <w:t>地域資源等を活用し、良いモノ・サービスを高く提供し、付加価値向上を図るため、地域外への販売や新規事業の立ち上げを行う計画</w:t>
            </w:r>
          </w:p>
          <w:p w14:paraId="3ECA0E26" w14:textId="77777777" w:rsidR="000A3718" w:rsidRDefault="00BE7DC3">
            <w:pPr>
              <w:pStyle w:val="tableparagraph"/>
              <w:spacing w:before="120"/>
            </w:pPr>
            <w:r>
              <w:rPr>
                <w:rFonts w:hint="eastAsia"/>
              </w:rPr>
              <w:t>○地域コミュニティ型</w:t>
            </w:r>
          </w:p>
          <w:p w14:paraId="3ECA0E27" w14:textId="77777777" w:rsidR="000A3718" w:rsidRDefault="00BE7DC3">
            <w:pPr>
              <w:pStyle w:val="tableparagraph"/>
            </w:pPr>
            <w:r>
              <w:rPr>
                <w:rFonts w:hint="eastAsia"/>
              </w:rPr>
              <w:t>地域の課題解決や暮らしの実需に応えるサービスを提供する小規模事業者による、地域内の需要喚起を目的とした取組等を行う計画</w:t>
            </w:r>
          </w:p>
        </w:tc>
      </w:tr>
      <w:tr w:rsidR="000A3718" w14:paraId="3ECA0E2D"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9" w14:textId="77777777" w:rsidR="000A3718" w:rsidRDefault="000A3718">
            <w:pPr>
              <w:pStyle w:val="tableparagraph"/>
            </w:pPr>
          </w:p>
        </w:tc>
        <w:tc>
          <w:tcPr>
            <w:tcW w:w="1154" w:type="pct"/>
            <w:gridSpan w:val="2"/>
            <w:vMerge/>
            <w:tcBorders>
              <w:left w:val="single" w:sz="4" w:space="0" w:color="3B3838" w:themeColor="background2" w:themeShade="40"/>
            </w:tcBorders>
            <w:vAlign w:val="center"/>
          </w:tcPr>
          <w:p w14:paraId="3ECA0E2A" w14:textId="77777777" w:rsidR="000A3718" w:rsidRDefault="000A3718">
            <w:pPr>
              <w:pStyle w:val="tableparagraph"/>
            </w:pPr>
          </w:p>
        </w:tc>
        <w:tc>
          <w:tcPr>
            <w:tcW w:w="3702" w:type="pct"/>
            <w:gridSpan w:val="6"/>
          </w:tcPr>
          <w:p w14:paraId="3ECA0E2B" w14:textId="77777777" w:rsidR="000A3718" w:rsidRDefault="00BE7DC3">
            <w:pPr>
              <w:pStyle w:val="tableparagraph"/>
              <w:jc w:val="both"/>
              <w:rPr>
                <w:u w:val="single"/>
              </w:rPr>
            </w:pPr>
            <w:r>
              <w:rPr>
                <w:rFonts w:hint="eastAsia"/>
                <w:u w:val="single"/>
              </w:rPr>
              <w:t>＜取組計画＞※地域創生型加点を選択した場合は記入必須</w:t>
            </w:r>
          </w:p>
          <w:p w14:paraId="3ECA0E2C" w14:textId="77777777" w:rsidR="000A3718" w:rsidRDefault="000A3718">
            <w:pPr>
              <w:pStyle w:val="tableparagraph"/>
              <w:jc w:val="both"/>
              <w:rPr>
                <w:u w:val="single"/>
              </w:rPr>
            </w:pPr>
          </w:p>
        </w:tc>
      </w:tr>
      <w:tr w:rsidR="000A3718" w14:paraId="3ECA0E3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E" w14:textId="77777777" w:rsidR="000A3718" w:rsidRDefault="000A3718">
            <w:pPr>
              <w:pStyle w:val="tableparagraph"/>
              <w:rPr>
                <w:sz w:val="22"/>
                <w:szCs w:val="24"/>
              </w:rPr>
            </w:pPr>
          </w:p>
        </w:tc>
        <w:tc>
          <w:tcPr>
            <w:tcW w:w="1154" w:type="pct"/>
            <w:gridSpan w:val="2"/>
            <w:tcBorders>
              <w:left w:val="single" w:sz="4" w:space="0" w:color="3B3838" w:themeColor="background2" w:themeShade="40"/>
            </w:tcBorders>
            <w:vAlign w:val="center"/>
          </w:tcPr>
          <w:p w14:paraId="3ECA0E2F" w14:textId="77777777" w:rsidR="000A3718" w:rsidRDefault="00BE7DC3">
            <w:pPr>
              <w:pStyle w:val="tableparagraph"/>
              <w:rPr>
                <w:sz w:val="22"/>
                <w:szCs w:val="24"/>
              </w:rPr>
            </w:pPr>
            <w:r>
              <w:rPr>
                <w:rFonts w:hint="eastAsia"/>
              </w:rPr>
              <w:t>3.</w:t>
            </w:r>
            <w:r>
              <w:rPr>
                <w:rFonts w:hint="eastAsia"/>
              </w:rPr>
              <w:t>経営力向上計画加点</w:t>
            </w:r>
          </w:p>
        </w:tc>
        <w:tc>
          <w:tcPr>
            <w:tcW w:w="1291" w:type="pct"/>
            <w:gridSpan w:val="2"/>
            <w:vAlign w:val="center"/>
          </w:tcPr>
          <w:p w14:paraId="3ECA0E30" w14:textId="1EB23B8C" w:rsidR="000A3718" w:rsidRDefault="00C20A0E">
            <w:pPr>
              <w:pStyle w:val="tableparagraph"/>
              <w:jc w:val="center"/>
              <w:rPr>
                <w:sz w:val="22"/>
                <w:szCs w:val="24"/>
              </w:rPr>
            </w:pPr>
            <w:sdt>
              <w:sdtPr>
                <w:rPr>
                  <w:rFonts w:eastAsiaTheme="majorHAnsi" w:cs="Segoe UI"/>
                  <w:szCs w:val="21"/>
                </w:rPr>
                <w:id w:val="713321005"/>
                <w14:checkbox>
                  <w14:checked w14:val="1"/>
                  <w14:checkedState w14:val="0052" w14:font="Wingdings 2"/>
                  <w14:uncheckedState w14:val="00A3" w14:font="Wingdings 2"/>
                </w14:checkbox>
              </w:sdtPr>
              <w:sdtEndPr/>
              <w:sdtContent>
                <w:r w:rsidR="003E1273">
                  <w:rPr>
                    <w:rFonts w:eastAsiaTheme="majorHAnsi" w:cs="Segoe UI"/>
                    <w:szCs w:val="21"/>
                  </w:rPr>
                  <w:sym w:font="Wingdings 2" w:char="F052"/>
                </w:r>
              </w:sdtContent>
            </w:sdt>
          </w:p>
        </w:tc>
        <w:tc>
          <w:tcPr>
            <w:tcW w:w="2411" w:type="pct"/>
            <w:gridSpan w:val="4"/>
          </w:tcPr>
          <w:p w14:paraId="3ECA0E31" w14:textId="77777777" w:rsidR="000A3718" w:rsidRDefault="00BE7DC3">
            <w:pPr>
              <w:pStyle w:val="tableparagraph"/>
            </w:pPr>
            <w:r>
              <w:rPr>
                <w:rFonts w:hint="eastAsia"/>
              </w:rPr>
              <w:t>基準日までに経営力向上計画の認定を受けていること。認定書の写しを添付。（基準日は別紙「参考資料」参照）</w:t>
            </w:r>
          </w:p>
        </w:tc>
      </w:tr>
      <w:tr w:rsidR="000A3718" w14:paraId="3ECA0E37"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3" w14:textId="77777777" w:rsidR="000A3718" w:rsidRDefault="000A3718">
            <w:pPr>
              <w:pStyle w:val="tableparagraph"/>
              <w:rPr>
                <w:sz w:val="22"/>
                <w:szCs w:val="24"/>
              </w:rPr>
            </w:pPr>
          </w:p>
        </w:tc>
        <w:tc>
          <w:tcPr>
            <w:tcW w:w="1154" w:type="pct"/>
            <w:gridSpan w:val="2"/>
            <w:tcBorders>
              <w:left w:val="single" w:sz="4" w:space="0" w:color="3B3838" w:themeColor="background2" w:themeShade="40"/>
            </w:tcBorders>
            <w:vAlign w:val="center"/>
          </w:tcPr>
          <w:p w14:paraId="3ECA0E34" w14:textId="77777777" w:rsidR="000A3718" w:rsidRDefault="00BE7DC3">
            <w:pPr>
              <w:pStyle w:val="tableparagraph"/>
              <w:rPr>
                <w:sz w:val="22"/>
                <w:szCs w:val="24"/>
              </w:rPr>
            </w:pPr>
            <w:r>
              <w:rPr>
                <w:rFonts w:hint="eastAsia"/>
                <w:sz w:val="22"/>
                <w:szCs w:val="24"/>
              </w:rPr>
              <w:t>4.</w:t>
            </w:r>
            <w:r>
              <w:rPr>
                <w:rFonts w:hint="eastAsia"/>
                <w:sz w:val="22"/>
                <w:szCs w:val="24"/>
              </w:rPr>
              <w:t>事業承継加点</w:t>
            </w:r>
          </w:p>
        </w:tc>
        <w:tc>
          <w:tcPr>
            <w:tcW w:w="1291" w:type="pct"/>
            <w:gridSpan w:val="2"/>
            <w:vAlign w:val="center"/>
          </w:tcPr>
          <w:p w14:paraId="3ECA0E35" w14:textId="77777777" w:rsidR="000A3718" w:rsidRDefault="00C20A0E">
            <w:pPr>
              <w:pStyle w:val="tableparagraph"/>
              <w:jc w:val="center"/>
              <w:rPr>
                <w:sz w:val="28"/>
                <w:szCs w:val="28"/>
              </w:rPr>
            </w:pPr>
            <w:sdt>
              <w:sdtPr>
                <w:rPr>
                  <w:rFonts w:eastAsiaTheme="majorHAnsi" w:cs="Segoe UI"/>
                  <w:szCs w:val="21"/>
                </w:rPr>
                <w:id w:val="1334576905"/>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tcPr>
          <w:p w14:paraId="3ECA0E36" w14:textId="77777777" w:rsidR="000A3718" w:rsidRDefault="00BE7DC3">
            <w:pPr>
              <w:pStyle w:val="tableparagraph"/>
            </w:pPr>
            <w:r>
              <w:rPr>
                <w:rFonts w:hint="eastAsia"/>
              </w:rPr>
              <w:t>基準日時点の代表者の年齢が満</w:t>
            </w:r>
            <w:r>
              <w:rPr>
                <w:rFonts w:hint="eastAsia"/>
              </w:rPr>
              <w:t>60</w:t>
            </w:r>
            <w:r>
              <w:rPr>
                <w:rFonts w:hint="eastAsia"/>
              </w:rPr>
              <w:t>歳以上の事業者で、かつ、後継者候補が補助事業を中心になって行う場合。事業承継診断票（様式</w:t>
            </w:r>
            <w:r>
              <w:rPr>
                <w:rFonts w:hint="eastAsia"/>
              </w:rPr>
              <w:t>10</w:t>
            </w:r>
            <w:r>
              <w:rPr>
                <w:rFonts w:hint="eastAsia"/>
              </w:rPr>
              <w:t>）および「代表者の生年月日が確認できる公的書類」「後継者候補の実在確認書類」のそれぞれ写しを添付。（基準日は別紙「参考資料」参照）</w:t>
            </w:r>
          </w:p>
        </w:tc>
      </w:tr>
      <w:tr w:rsidR="000A3718" w14:paraId="3ECA0E3C"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8" w14:textId="77777777" w:rsidR="000A3718" w:rsidRDefault="000A3718">
            <w:pPr>
              <w:pStyle w:val="tableparagraph"/>
              <w:rPr>
                <w:sz w:val="22"/>
                <w:szCs w:val="24"/>
              </w:rPr>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E39" w14:textId="77777777" w:rsidR="000A3718" w:rsidRDefault="00BE7DC3">
            <w:pPr>
              <w:pStyle w:val="tableparagraph"/>
              <w:rPr>
                <w:sz w:val="22"/>
                <w:szCs w:val="24"/>
              </w:rPr>
            </w:pPr>
            <w:r>
              <w:rPr>
                <w:rFonts w:hint="eastAsia"/>
                <w:sz w:val="22"/>
                <w:szCs w:val="24"/>
              </w:rPr>
              <w:t>5.</w:t>
            </w:r>
            <w:r>
              <w:rPr>
                <w:rFonts w:hint="eastAsia"/>
                <w:sz w:val="22"/>
                <w:szCs w:val="24"/>
              </w:rPr>
              <w:t>過疎地域加点</w:t>
            </w:r>
          </w:p>
        </w:tc>
        <w:tc>
          <w:tcPr>
            <w:tcW w:w="1291" w:type="pct"/>
            <w:gridSpan w:val="2"/>
            <w:tcBorders>
              <w:bottom w:val="single" w:sz="4" w:space="0" w:color="3B3838" w:themeColor="background2" w:themeShade="40"/>
            </w:tcBorders>
            <w:vAlign w:val="center"/>
          </w:tcPr>
          <w:p w14:paraId="3ECA0E3A" w14:textId="77777777" w:rsidR="000A3718" w:rsidRDefault="00C20A0E">
            <w:pPr>
              <w:pStyle w:val="tableparagraph"/>
              <w:jc w:val="center"/>
              <w:rPr>
                <w:sz w:val="22"/>
                <w:szCs w:val="24"/>
              </w:rPr>
            </w:pPr>
            <w:sdt>
              <w:sdtPr>
                <w:rPr>
                  <w:rFonts w:eastAsiaTheme="majorHAnsi" w:cs="Segoe UI"/>
                  <w:szCs w:val="21"/>
                </w:rPr>
                <w:id w:val="326018451"/>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tcBorders>
              <w:bottom w:val="single" w:sz="4" w:space="0" w:color="3B3838" w:themeColor="background2" w:themeShade="40"/>
            </w:tcBorders>
          </w:tcPr>
          <w:p w14:paraId="3ECA0E3B" w14:textId="77777777" w:rsidR="000A3718" w:rsidRDefault="00BE7DC3">
            <w:pPr>
              <w:pStyle w:val="tableparagraph"/>
            </w:pPr>
            <w:r>
              <w:rPr>
                <w:rFonts w:hint="eastAsia"/>
              </w:rPr>
              <w:t>「過疎地域の持続的発展の支援に関する特別措置法」に定める過疎地域に所在し、地域経済の持続的発展につながる取組を行う事業者。</w:t>
            </w:r>
          </w:p>
        </w:tc>
      </w:tr>
      <w:tr w:rsidR="000A3718" w14:paraId="3ECA0E4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D"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E" w14:textId="77777777" w:rsidR="000A3718" w:rsidRDefault="00BE7DC3">
            <w:pPr>
              <w:pStyle w:val="tableparagraph"/>
              <w:rPr>
                <w:sz w:val="22"/>
                <w:szCs w:val="24"/>
                <w:lang w:eastAsia="zh-TW"/>
              </w:rPr>
            </w:pPr>
            <w:r>
              <w:rPr>
                <w:rFonts w:hint="eastAsia"/>
                <w:lang w:eastAsia="zh-TW"/>
              </w:rPr>
              <w:t>6.</w:t>
            </w:r>
            <w:r>
              <w:rPr>
                <w:rFonts w:hint="eastAsia"/>
                <w:lang w:eastAsia="zh-TW"/>
              </w:rPr>
              <w:t>一般事業主行動計画策定加点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F" w14:textId="77777777" w:rsidR="000A3718" w:rsidRDefault="00C20A0E">
            <w:pPr>
              <w:pStyle w:val="tableparagraph"/>
              <w:jc w:val="center"/>
              <w:rPr>
                <w:sz w:val="22"/>
                <w:szCs w:val="24"/>
                <w:lang w:eastAsia="zh-TW"/>
              </w:rPr>
            </w:pPr>
            <w:sdt>
              <w:sdtPr>
                <w:rPr>
                  <w:rFonts w:eastAsiaTheme="majorHAnsi" w:cs="Segoe UI"/>
                  <w:szCs w:val="21"/>
                </w:rPr>
                <w:id w:val="2013175068"/>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0" w14:textId="77777777" w:rsidR="000A3718" w:rsidRDefault="00BE7DC3">
            <w:pPr>
              <w:pStyle w:val="tableparagraph"/>
            </w:pPr>
            <w:r>
              <w:t>従業員</w:t>
            </w:r>
            <w:r>
              <w:t>100</w:t>
            </w:r>
            <w:r>
              <w:t>人以下の事業者で「</w:t>
            </w:r>
            <w:hyperlink r:id="rId13" w:history="1">
              <w:r w:rsidR="000A3718">
                <w:rPr>
                  <w:rStyle w:val="ab"/>
                </w:rPr>
                <w:t>女性の活躍推進企業データベース</w:t>
              </w:r>
            </w:hyperlink>
            <w:r>
              <w:t>」に女性活躍推進法に基づく一般事業主行動計画を公表している事業者</w:t>
            </w:r>
            <w:r>
              <w:rPr>
                <w:rFonts w:hint="eastAsia"/>
              </w:rPr>
              <w:t>、もしくは、</w:t>
            </w:r>
            <w:r>
              <w:t>従業員</w:t>
            </w:r>
            <w:r>
              <w:t>100</w:t>
            </w:r>
            <w:r>
              <w:t>人以下の事業者で「</w:t>
            </w:r>
            <w:hyperlink r:id="rId14" w:history="1">
              <w:r w:rsidR="000A3718">
                <w:rPr>
                  <w:rStyle w:val="ab"/>
                </w:rPr>
                <w:t>両立支援のひろば</w:t>
              </w:r>
            </w:hyperlink>
            <w:r>
              <w:t>」に次世代法に基づく一般事業主行動計画を公表している事業者</w:t>
            </w:r>
            <w:r>
              <w:rPr>
                <w:rFonts w:hint="eastAsia"/>
              </w:rPr>
              <w:t>。計画期間に「公</w:t>
            </w:r>
            <w:r>
              <w:rPr>
                <w:rFonts w:hint="eastAsia"/>
              </w:rPr>
              <w:lastRenderedPageBreak/>
              <w:t>募締切日」及び「事業者が設定した補助事業完了予定日」がいずれも含まれている場合に加点対象。</w:t>
            </w:r>
          </w:p>
          <w:p w14:paraId="3ECA0E41" w14:textId="77777777" w:rsidR="000A3718" w:rsidRDefault="00BE7DC3">
            <w:pPr>
              <w:pStyle w:val="tableparagraph"/>
            </w:pPr>
            <w:r>
              <w:rPr>
                <w:rFonts w:hint="eastAsia"/>
                <w:color w:val="FF0000"/>
              </w:rPr>
              <w:t>※重点政策加点の「</w:t>
            </w:r>
            <w:r>
              <w:rPr>
                <w:color w:val="FF0000"/>
              </w:rPr>
              <w:t>4</w:t>
            </w:r>
            <w:r>
              <w:rPr>
                <w:color w:val="FF0000"/>
              </w:rPr>
              <w:t>．くるみん・えるぼし加点」にも該当し</w:t>
            </w:r>
            <w:r>
              <w:rPr>
                <w:rFonts w:hint="eastAsia"/>
                <w:color w:val="FF0000"/>
              </w:rPr>
              <w:t>選択されている場合は、重点政策加点分のみ加点されます。</w:t>
            </w:r>
          </w:p>
        </w:tc>
      </w:tr>
      <w:tr w:rsidR="000A3718" w14:paraId="3ECA0E47"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3"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4" w14:textId="77777777" w:rsidR="000A3718" w:rsidRDefault="00BE7DC3">
            <w:pPr>
              <w:pStyle w:val="tableparagraph"/>
            </w:pPr>
            <w:r>
              <w:rPr>
                <w:rFonts w:hint="eastAsia"/>
              </w:rPr>
              <w:t>7.</w:t>
            </w:r>
            <w:r>
              <w:rPr>
                <w:rFonts w:hint="eastAsia"/>
              </w:rPr>
              <w:t>後継者支援加点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5" w14:textId="77777777" w:rsidR="000A3718" w:rsidRDefault="00C20A0E">
            <w:pPr>
              <w:pStyle w:val="tableparagraph"/>
              <w:jc w:val="center"/>
              <w:rPr>
                <w:rFonts w:eastAsiaTheme="majorHAnsi" w:cs="Segoe UI"/>
                <w:szCs w:val="21"/>
              </w:rPr>
            </w:pPr>
            <w:sdt>
              <w:sdtPr>
                <w:rPr>
                  <w:rFonts w:eastAsiaTheme="majorHAnsi" w:cs="Segoe UI"/>
                  <w:szCs w:val="21"/>
                </w:rPr>
                <w:id w:val="-1550372650"/>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6" w14:textId="77777777" w:rsidR="000A3718" w:rsidRDefault="00BE7DC3">
            <w:pPr>
              <w:pStyle w:val="tableparagraph"/>
            </w:pPr>
            <w:r>
              <w:rPr>
                <w:rFonts w:hint="eastAsia"/>
              </w:rPr>
              <w:t>将来的に事業承継を行う予定があり、新たな取組を行う後継者候補として、「アトツギ甲子園」のファイナリスト等になった事業者を対象に政策支援をするため、以下の要件を満たす事業者に対して加点を行います。申請時において、「アトツギ甲子園」のファイナリスト又は準ファイナリストになった事業者であること。</w:t>
            </w:r>
            <w:r>
              <w:cr/>
            </w:r>
            <w:r>
              <w:rPr>
                <w:rFonts w:hint="eastAsia"/>
                <w:color w:val="FF0000"/>
              </w:rPr>
              <w:t>※詳細は公募要領をご確認ください。</w:t>
            </w:r>
          </w:p>
        </w:tc>
      </w:tr>
      <w:tr w:rsidR="000A3718" w14:paraId="3ECA0E50"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8"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9" w14:textId="77777777" w:rsidR="000A3718" w:rsidRDefault="00BE7DC3">
            <w:pPr>
              <w:pStyle w:val="tableparagraph"/>
              <w:rPr>
                <w:lang w:eastAsia="zh-TW"/>
              </w:rPr>
            </w:pPr>
            <w:r>
              <w:rPr>
                <w:rFonts w:hint="eastAsia"/>
                <w:lang w:eastAsia="zh-TW"/>
              </w:rPr>
              <w:t>8.</w:t>
            </w:r>
            <w:r>
              <w:rPr>
                <w:rFonts w:hint="eastAsia"/>
                <w:lang w:eastAsia="zh-TW"/>
              </w:rPr>
              <w:t>小規模事業者卒業加点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A" w14:textId="77777777" w:rsidR="000A3718" w:rsidRDefault="00C20A0E">
            <w:pPr>
              <w:pStyle w:val="tableparagraph"/>
              <w:jc w:val="center"/>
              <w:rPr>
                <w:rFonts w:eastAsiaTheme="majorHAnsi" w:cs="Segoe UI"/>
                <w:szCs w:val="21"/>
              </w:rPr>
            </w:pPr>
            <w:sdt>
              <w:sdtPr>
                <w:rPr>
                  <w:rFonts w:eastAsiaTheme="majorHAnsi" w:cs="Segoe UI"/>
                  <w:szCs w:val="21"/>
                </w:rPr>
                <w:id w:val="-1487931843"/>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B" w14:textId="77777777" w:rsidR="000A3718" w:rsidRDefault="00BE7DC3">
            <w:pPr>
              <w:pStyle w:val="tableparagraph"/>
              <w:jc w:val="both"/>
            </w:pPr>
            <w:r>
              <w:rPr>
                <w:rFonts w:hint="eastAsia"/>
              </w:rPr>
              <w:t>事業規模拡大に意欲的な小規模事業者に対し政策支援をするため、補助事業実施期間中に常時</w:t>
            </w:r>
          </w:p>
          <w:p w14:paraId="3ECA0E4C" w14:textId="77777777" w:rsidR="000A3718" w:rsidRDefault="00BE7DC3">
            <w:pPr>
              <w:pStyle w:val="tableparagraph"/>
              <w:jc w:val="both"/>
            </w:pPr>
            <w:r>
              <w:rPr>
                <w:rFonts w:hint="eastAsia"/>
              </w:rPr>
              <w:t>使用する従業員を増やし、小規模事業者として定義する従業員の枠を超え事業規模を拡大する</w:t>
            </w:r>
          </w:p>
          <w:p w14:paraId="3ECA0E4D" w14:textId="77777777" w:rsidR="000A3718" w:rsidRDefault="00BE7DC3">
            <w:pPr>
              <w:pStyle w:val="tableparagraph"/>
              <w:jc w:val="both"/>
            </w:pPr>
            <w:r>
              <w:rPr>
                <w:rFonts w:hint="eastAsia"/>
              </w:rPr>
              <w:t>事業者に対して加点を行います。</w:t>
            </w:r>
          </w:p>
          <w:p w14:paraId="3ECA0E4E" w14:textId="77777777" w:rsidR="000A3718" w:rsidRDefault="00BE7DC3">
            <w:pPr>
              <w:pStyle w:val="tableparagraph"/>
              <w:jc w:val="both"/>
            </w:pPr>
            <w:r>
              <w:rPr>
                <w:rFonts w:hint="eastAsia"/>
              </w:rPr>
              <w:t>補助事業の終了時点において、常時使用する従業員の数が小規模事業者として定義する従業員数を超えていること。ただし、この要件を満たさない場合は、交付決定後であっても、補助金の交付は行いません。</w:t>
            </w:r>
          </w:p>
          <w:p w14:paraId="3ECA0E4F" w14:textId="77777777" w:rsidR="000A3718" w:rsidRDefault="00BE7DC3">
            <w:pPr>
              <w:pStyle w:val="tableparagraph"/>
              <w:jc w:val="both"/>
            </w:pPr>
            <w:r>
              <w:rPr>
                <w:rFonts w:hint="eastAsia"/>
                <w:color w:val="FF0000"/>
              </w:rPr>
              <w:t>※詳細は公募要領をご確認ください。</w:t>
            </w:r>
          </w:p>
        </w:tc>
      </w:tr>
      <w:tr w:rsidR="000A3718" w14:paraId="3ECA0E55"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1"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2" w14:textId="77777777" w:rsidR="000A3718" w:rsidRDefault="00BE7DC3">
            <w:pPr>
              <w:pStyle w:val="tableparagraph"/>
              <w:rPr>
                <w:lang w:eastAsia="zh-TW"/>
              </w:rPr>
            </w:pPr>
            <w:r>
              <w:rPr>
                <w:rFonts w:hint="eastAsia"/>
                <w:lang w:eastAsia="zh-TW"/>
              </w:rPr>
              <w:t xml:space="preserve">9. </w:t>
            </w:r>
            <w:r>
              <w:rPr>
                <w:rFonts w:hint="eastAsia"/>
                <w:lang w:eastAsia="zh-TW"/>
              </w:rPr>
              <w:t>事業継続力強化計画策定加点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3" w14:textId="76181D72" w:rsidR="000A3718" w:rsidRDefault="00C20A0E">
            <w:pPr>
              <w:pStyle w:val="tableparagraph"/>
              <w:jc w:val="center"/>
              <w:rPr>
                <w:rFonts w:eastAsiaTheme="majorHAnsi" w:cs="Segoe UI"/>
                <w:szCs w:val="21"/>
                <w:lang w:eastAsia="zh-TW"/>
              </w:rPr>
            </w:pPr>
            <w:sdt>
              <w:sdtPr>
                <w:rPr>
                  <w:rFonts w:eastAsiaTheme="majorHAnsi" w:cs="Segoe UI"/>
                  <w:szCs w:val="21"/>
                </w:rPr>
                <w:id w:val="-1240631048"/>
                <w14:checkbox>
                  <w14:checked w14:val="1"/>
                  <w14:checkedState w14:val="0052" w14:font="Wingdings 2"/>
                  <w14:uncheckedState w14:val="00A3" w14:font="Wingdings 2"/>
                </w14:checkbox>
              </w:sdtPr>
              <w:sdtEndPr/>
              <w:sdtContent>
                <w:r w:rsidR="003E1273">
                  <w:rPr>
                    <w:rFonts w:eastAsiaTheme="majorHAnsi" w:cs="Segoe UI"/>
                    <w:szCs w:val="21"/>
                  </w:rPr>
                  <w:sym w:font="Wingdings 2" w:char="F052"/>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54" w14:textId="77777777" w:rsidR="000A3718" w:rsidRDefault="00BE7DC3">
            <w:pPr>
              <w:pStyle w:val="tableparagraph"/>
              <w:jc w:val="both"/>
            </w:pPr>
            <w:r>
              <w:t>申請受付締切日までに、中小企業等経営強化法に基づく「事業継続力強化計画」または「連携事業</w:t>
            </w:r>
            <w:r>
              <w:t xml:space="preserve"> </w:t>
            </w:r>
            <w:r>
              <w:t>継続力強化計画」の認定を受けており、実施期間が終了していない認定事業者に対して、採択審査</w:t>
            </w:r>
            <w:r>
              <w:t xml:space="preserve"> </w:t>
            </w:r>
            <w:r>
              <w:t>時に政策的観点から加点（＝事業継続力強化計画策定加点）を行います。</w:t>
            </w:r>
          </w:p>
        </w:tc>
      </w:tr>
    </w:tbl>
    <w:p w14:paraId="3ECA0E6A" w14:textId="77777777" w:rsidR="000A3718" w:rsidRDefault="000A3718">
      <w:pPr>
        <w:pStyle w:val="tableparagraph"/>
      </w:pPr>
    </w:p>
    <w:tbl>
      <w:tblPr>
        <w:tblStyle w:val="aa"/>
        <w:tblW w:w="5003" w:type="pct"/>
        <w:tblLook w:val="04A0" w:firstRow="1" w:lastRow="0" w:firstColumn="1" w:lastColumn="0" w:noHBand="0" w:noVBand="1"/>
      </w:tblPr>
      <w:tblGrid>
        <w:gridCol w:w="225"/>
        <w:gridCol w:w="59"/>
        <w:gridCol w:w="177"/>
        <w:gridCol w:w="2394"/>
        <w:gridCol w:w="2250"/>
        <w:gridCol w:w="992"/>
        <w:gridCol w:w="3763"/>
      </w:tblGrid>
      <w:tr w:rsidR="000A3718" w14:paraId="3ECA0E6D" w14:textId="77777777">
        <w:trPr>
          <w:trHeight w:val="1060"/>
        </w:trPr>
        <w:tc>
          <w:tcPr>
            <w:tcW w:w="5000" w:type="pct"/>
            <w:gridSpan w:val="7"/>
            <w:tcBorders>
              <w:top w:val="single" w:sz="4" w:space="0" w:color="767171" w:themeColor="background2" w:themeShade="80"/>
              <w:left w:val="single" w:sz="4" w:space="0" w:color="767171" w:themeColor="background2" w:themeShade="80"/>
              <w:bottom w:val="nil"/>
              <w:right w:val="single" w:sz="4" w:space="0" w:color="767171" w:themeColor="background2" w:themeShade="80"/>
            </w:tcBorders>
            <w:vAlign w:val="center"/>
          </w:tcPr>
          <w:p w14:paraId="3ECA0E6B" w14:textId="77777777" w:rsidR="000A3718" w:rsidRDefault="00BE7DC3">
            <w:pPr>
              <w:pStyle w:val="tableparagraph"/>
              <w:rPr>
                <w:color w:val="FF0000"/>
              </w:rPr>
            </w:pPr>
            <w:r>
              <w:rPr>
                <w:rFonts w:hint="eastAsia"/>
                <w:color w:val="FF0000"/>
              </w:rPr>
              <w:t>＜事業承継加点を希望する事業者が対象＞</w:t>
            </w:r>
          </w:p>
          <w:p w14:paraId="3ECA0E6C" w14:textId="77777777" w:rsidR="000A3718" w:rsidRDefault="00BE7DC3">
            <w:pPr>
              <w:pStyle w:val="tableparagraph"/>
            </w:pPr>
            <w:r>
              <w:rPr>
                <w:rFonts w:hint="eastAsia"/>
              </w:rPr>
              <w:t>政策項目加点の「事業承継加点」の付与を希望する事業者のみ記入してください。</w:t>
            </w:r>
          </w:p>
        </w:tc>
      </w:tr>
      <w:tr w:rsidR="000A3718" w14:paraId="3ECA0E71" w14:textId="77777777">
        <w:trPr>
          <w:trHeight w:val="510"/>
        </w:trPr>
        <w:tc>
          <w:tcPr>
            <w:tcW w:w="144" w:type="pct"/>
            <w:gridSpan w:val="2"/>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6E" w14:textId="77777777" w:rsidR="000A3718" w:rsidRDefault="000A3718">
            <w:pPr>
              <w:pStyle w:val="tableparagraph"/>
              <w:rPr>
                <w:color w:val="FF0000"/>
              </w:rPr>
            </w:pPr>
          </w:p>
        </w:tc>
        <w:tc>
          <w:tcPr>
            <w:tcW w:w="244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E6F" w14:textId="77777777" w:rsidR="000A3718" w:rsidRDefault="00BE7DC3">
            <w:pPr>
              <w:pStyle w:val="tableparagraph"/>
              <w:rPr>
                <w:color w:val="FF0000"/>
              </w:rPr>
            </w:pPr>
            <w:r>
              <w:rPr>
                <w:rFonts w:hint="eastAsia"/>
              </w:rPr>
              <w:t>補助事業を中心になって行う者の氏名</w:t>
            </w:r>
          </w:p>
        </w:tc>
        <w:tc>
          <w:tcPr>
            <w:tcW w:w="2411" w:type="pct"/>
            <w:gridSpan w:val="2"/>
            <w:tcBorders>
              <w:top w:val="single" w:sz="4" w:space="0" w:color="3B3838" w:themeColor="background2" w:themeShade="40"/>
              <w:right w:val="single" w:sz="4" w:space="0" w:color="3B3838" w:themeColor="background2" w:themeShade="40"/>
            </w:tcBorders>
            <w:vAlign w:val="center"/>
          </w:tcPr>
          <w:p w14:paraId="3ECA0E70" w14:textId="77777777" w:rsidR="000A3718" w:rsidRDefault="000A3718">
            <w:pPr>
              <w:pStyle w:val="tableparagraph"/>
              <w:jc w:val="both"/>
              <w:rPr>
                <w:rFonts w:eastAsiaTheme="majorHAnsi" w:cs="Segoe UI"/>
                <w:szCs w:val="21"/>
              </w:rPr>
            </w:pPr>
          </w:p>
        </w:tc>
      </w:tr>
      <w:tr w:rsidR="000A3718" w14:paraId="3ECA0E77"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2" w14:textId="77777777" w:rsidR="000A3718" w:rsidRDefault="000A3718">
            <w:pPr>
              <w:pStyle w:val="tableparagraph"/>
              <w:rPr>
                <w:color w:val="FF0000"/>
              </w:rPr>
            </w:pPr>
          </w:p>
        </w:tc>
        <w:tc>
          <w:tcPr>
            <w:tcW w:w="130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E73" w14:textId="77777777" w:rsidR="000A3718" w:rsidRDefault="00BE7DC3">
            <w:pPr>
              <w:pStyle w:val="tableparagraph"/>
            </w:pPr>
            <w:r>
              <w:rPr>
                <w:rFonts w:hint="eastAsia"/>
              </w:rPr>
              <w:t>代表者からみた「補助事業を中心になって行う者」との関係</w:t>
            </w:r>
          </w:p>
        </w:tc>
        <w:tc>
          <w:tcPr>
            <w:tcW w:w="3552" w:type="pct"/>
            <w:gridSpan w:val="3"/>
            <w:tcBorders>
              <w:top w:val="single" w:sz="4" w:space="0" w:color="3B3838" w:themeColor="background2" w:themeShade="40"/>
              <w:right w:val="single" w:sz="4" w:space="0" w:color="3B3838" w:themeColor="background2" w:themeShade="40"/>
            </w:tcBorders>
            <w:vAlign w:val="center"/>
          </w:tcPr>
          <w:p w14:paraId="3ECA0E74" w14:textId="77777777" w:rsidR="000A3718" w:rsidRDefault="00BE7DC3">
            <w:pPr>
              <w:pStyle w:val="tableparagraph"/>
              <w:rPr>
                <w:sz w:val="20"/>
                <w:szCs w:val="20"/>
              </w:rPr>
            </w:pPr>
            <w:r>
              <w:rPr>
                <w:rFonts w:hint="eastAsia"/>
              </w:rPr>
              <w:t>選択肢のいずれか</w:t>
            </w:r>
            <w:r>
              <w:rPr>
                <w:rFonts w:hint="eastAsia"/>
              </w:rPr>
              <w:t>1</w:t>
            </w:r>
            <w:r>
              <w:rPr>
                <w:rFonts w:hint="eastAsia"/>
              </w:rPr>
              <w:t>つにチェック</w:t>
            </w:r>
          </w:p>
          <w:p w14:paraId="3ECA0E75" w14:textId="77777777" w:rsidR="000A3718" w:rsidRDefault="00C20A0E">
            <w:pPr>
              <w:pStyle w:val="tableparagraph"/>
              <w:rPr>
                <w:sz w:val="20"/>
                <w:szCs w:val="20"/>
              </w:rPr>
            </w:pPr>
            <w:sdt>
              <w:sdtPr>
                <w:rPr>
                  <w:rFonts w:hint="eastAsia"/>
                  <w:sz w:val="20"/>
                  <w:szCs w:val="20"/>
                </w:rPr>
                <w:id w:val="1378899501"/>
                <w14:checkbox>
                  <w14:checked w14:val="0"/>
                  <w14:checkedState w14:val="0052" w14:font="Wingdings 2"/>
                  <w14:uncheckedState w14:val="00A3" w14:font="Wingdings 2"/>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①代表者本人　</w:t>
            </w:r>
            <w:sdt>
              <w:sdtPr>
                <w:rPr>
                  <w:rFonts w:hint="eastAsia"/>
                  <w:sz w:val="20"/>
                  <w:szCs w:val="20"/>
                </w:rPr>
                <w:id w:val="1137376286"/>
                <w14:checkbox>
                  <w14:checked w14:val="0"/>
                  <w14:checkedState w14:val="0052" w14:font="Wingdings 2"/>
                  <w14:uncheckedState w14:val="00A3" w14:font="Wingdings 2"/>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②代表者の配偶者　</w:t>
            </w:r>
            <w:sdt>
              <w:sdtPr>
                <w:rPr>
                  <w:rFonts w:hint="eastAsia"/>
                  <w:sz w:val="20"/>
                  <w:szCs w:val="20"/>
                </w:rPr>
                <w:id w:val="-2136556801"/>
                <w14:checkbox>
                  <w14:checked w14:val="0"/>
                  <w14:checkedState w14:val="0052" w14:font="Wingdings 2"/>
                  <w14:uncheckedState w14:val="00A3" w14:font="Wingdings 2"/>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③代表者の子</w:t>
            </w:r>
          </w:p>
          <w:p w14:paraId="3ECA0E76" w14:textId="77777777" w:rsidR="000A3718" w:rsidRDefault="00C20A0E">
            <w:pPr>
              <w:pStyle w:val="tableparagraph"/>
              <w:rPr>
                <w:b/>
                <w:bCs/>
                <w:sz w:val="20"/>
                <w:szCs w:val="20"/>
              </w:rPr>
            </w:pPr>
            <w:sdt>
              <w:sdtPr>
                <w:rPr>
                  <w:rFonts w:hint="eastAsia"/>
                  <w:sz w:val="20"/>
                  <w:szCs w:val="20"/>
                </w:rPr>
                <w:id w:val="1080865695"/>
                <w14:checkbox>
                  <w14:checked w14:val="0"/>
                  <w14:checkedState w14:val="0052" w14:font="Wingdings 2"/>
                  <w14:uncheckedState w14:val="00A3" w14:font="Wingdings 2"/>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④代表者のその他親族　</w:t>
            </w:r>
            <w:sdt>
              <w:sdtPr>
                <w:rPr>
                  <w:rFonts w:hint="eastAsia"/>
                  <w:sz w:val="20"/>
                  <w:szCs w:val="20"/>
                </w:rPr>
                <w:id w:val="747394024"/>
                <w14:checkbox>
                  <w14:checked w14:val="0"/>
                  <w14:checkedState w14:val="0052" w14:font="Wingdings 2"/>
                  <w14:uncheckedState w14:val="00A3" w14:font="Wingdings 2"/>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⑤上記以外（親族外の役員・従業員等）</w:t>
            </w:r>
          </w:p>
        </w:tc>
      </w:tr>
      <w:tr w:rsidR="000A3718" w14:paraId="3ECA0E7E"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8" w14:textId="77777777" w:rsidR="000A3718" w:rsidRDefault="000A3718">
            <w:pPr>
              <w:pStyle w:val="tableparagraph"/>
              <w:rPr>
                <w:color w:val="FF0000"/>
              </w:rPr>
            </w:pPr>
          </w:p>
        </w:tc>
        <w:tc>
          <w:tcPr>
            <w:tcW w:w="2445" w:type="pct"/>
            <w:gridSpan w:val="3"/>
            <w:tcBorders>
              <w:left w:val="single" w:sz="4" w:space="0" w:color="3B3838" w:themeColor="background2" w:themeShade="40"/>
              <w:bottom w:val="single" w:sz="4" w:space="0" w:color="3B3838" w:themeColor="background2" w:themeShade="40"/>
            </w:tcBorders>
            <w:shd w:val="clear" w:color="auto" w:fill="DDDEED"/>
            <w:vAlign w:val="center"/>
          </w:tcPr>
          <w:p w14:paraId="3ECA0E79" w14:textId="77777777" w:rsidR="000A3718" w:rsidRDefault="00BE7DC3">
            <w:pPr>
              <w:pStyle w:val="tableparagraph"/>
              <w:rPr>
                <w:lang w:eastAsia="zh-TW"/>
              </w:rPr>
            </w:pPr>
            <w:r>
              <w:rPr>
                <w:rFonts w:hint="eastAsia"/>
                <w:lang w:eastAsia="zh-TW"/>
              </w:rPr>
              <w:t>＊「様式</w:t>
            </w:r>
            <w:r>
              <w:rPr>
                <w:rFonts w:hint="eastAsia"/>
                <w:lang w:eastAsia="zh-TW"/>
              </w:rPr>
              <w:t>10</w:t>
            </w:r>
            <w:r>
              <w:rPr>
                <w:rFonts w:hint="eastAsia"/>
                <w:lang w:eastAsia="zh-TW"/>
              </w:rPr>
              <w:t>（事業承継診断票）」Ｑ</w:t>
            </w:r>
            <w:r>
              <w:rPr>
                <w:rFonts w:hint="eastAsia"/>
                <w:lang w:eastAsia="zh-TW"/>
              </w:rPr>
              <w:t>1</w:t>
            </w:r>
            <w:r>
              <w:rPr>
                <w:rFonts w:hint="eastAsia"/>
                <w:lang w:eastAsia="zh-TW"/>
              </w:rPr>
              <w:t>【　】</w:t>
            </w:r>
          </w:p>
          <w:p w14:paraId="3ECA0E7A" w14:textId="77777777" w:rsidR="000A3718" w:rsidRDefault="00BE7DC3">
            <w:pPr>
              <w:pStyle w:val="tableparagraph"/>
            </w:pPr>
            <w:r>
              <w:rPr>
                <w:rFonts w:hint="eastAsia"/>
              </w:rPr>
              <w:t>記載の「後継者候補」の氏名と同一の者か</w:t>
            </w:r>
          </w:p>
        </w:tc>
        <w:tc>
          <w:tcPr>
            <w:tcW w:w="2411" w:type="pct"/>
            <w:gridSpan w:val="2"/>
            <w:tcBorders>
              <w:bottom w:val="nil"/>
              <w:right w:val="single" w:sz="4" w:space="0" w:color="3B3838" w:themeColor="background2" w:themeShade="40"/>
            </w:tcBorders>
            <w:vAlign w:val="center"/>
          </w:tcPr>
          <w:p w14:paraId="3ECA0E7B" w14:textId="77777777" w:rsidR="000A3718" w:rsidRDefault="00C20A0E">
            <w:pPr>
              <w:pStyle w:val="tableparagraph"/>
            </w:pPr>
            <w:sdt>
              <w:sdtPr>
                <w:rPr>
                  <w:rFonts w:hint="eastAsia"/>
                </w:rPr>
                <w:id w:val="942809202"/>
                <w14:checkbox>
                  <w14:checked w14:val="0"/>
                  <w14:checkedState w14:val="0052" w14:font="Wingdings 2"/>
                  <w14:uncheckedState w14:val="00A3" w14:font="Wingdings 2"/>
                </w14:checkbox>
              </w:sdtPr>
              <w:sdtEndPr/>
              <w:sdtContent>
                <w:r w:rsidR="00BE7DC3">
                  <w:rPr>
                    <w:rFonts w:hint="eastAsia"/>
                  </w:rPr>
                  <w:sym w:font="Wingdings 2" w:char="F0A3"/>
                </w:r>
              </w:sdtContent>
            </w:sdt>
            <w:r w:rsidR="00BE7DC3">
              <w:rPr>
                <w:rFonts w:hint="eastAsia"/>
              </w:rPr>
              <w:t xml:space="preserve"> </w:t>
            </w:r>
            <w:r w:rsidR="00BE7DC3">
              <w:rPr>
                <w:rFonts w:hint="eastAsia"/>
              </w:rPr>
              <w:t>①「</w:t>
            </w:r>
            <w:r w:rsidR="00BE7DC3">
              <w:t>後継者候補</w:t>
            </w:r>
            <w:r w:rsidR="00BE7DC3">
              <w:rPr>
                <w:rFonts w:hint="eastAsia"/>
              </w:rPr>
              <w:t>」</w:t>
            </w:r>
            <w:r w:rsidR="00BE7DC3">
              <w:t>である</w:t>
            </w:r>
          </w:p>
          <w:p w14:paraId="3ECA0E7C" w14:textId="77777777" w:rsidR="000A3718" w:rsidRDefault="00BE7DC3">
            <w:pPr>
              <w:pStyle w:val="tableparagraph"/>
              <w:spacing w:line="300" w:lineRule="exact"/>
              <w:rPr>
                <w:sz w:val="16"/>
                <w:szCs w:val="16"/>
              </w:rPr>
            </w:pPr>
            <w:r>
              <w:rPr>
                <w:rFonts w:hint="eastAsia"/>
                <w:sz w:val="16"/>
                <w:szCs w:val="16"/>
              </w:rPr>
              <w:t>⇒追加資料の添付が必要（公募要領参照）</w:t>
            </w:r>
          </w:p>
          <w:p w14:paraId="3ECA0E7D" w14:textId="77777777" w:rsidR="000A3718" w:rsidRDefault="00C20A0E">
            <w:pPr>
              <w:pStyle w:val="tableparagraph"/>
              <w:jc w:val="both"/>
              <w:rPr>
                <w:rFonts w:eastAsiaTheme="majorHAnsi" w:cs="Segoe UI"/>
                <w:szCs w:val="21"/>
              </w:rPr>
            </w:pPr>
            <w:sdt>
              <w:sdtPr>
                <w:rPr>
                  <w:rFonts w:hint="eastAsia"/>
                </w:rPr>
                <w:id w:val="-179440975"/>
                <w14:checkbox>
                  <w14:checked w14:val="0"/>
                  <w14:checkedState w14:val="0052" w14:font="Wingdings 2"/>
                  <w14:uncheckedState w14:val="00A3" w14:font="Wingdings 2"/>
                </w14:checkbox>
              </w:sdtPr>
              <w:sdtEndPr/>
              <w:sdtContent>
                <w:r w:rsidR="00BE7DC3">
                  <w:rPr>
                    <w:rFonts w:hint="eastAsia"/>
                  </w:rPr>
                  <w:sym w:font="Wingdings 2" w:char="F0A3"/>
                </w:r>
              </w:sdtContent>
            </w:sdt>
            <w:r w:rsidR="00BE7DC3">
              <w:rPr>
                <w:rFonts w:hint="eastAsia"/>
              </w:rPr>
              <w:t xml:space="preserve"> </w:t>
            </w:r>
            <w:r w:rsidR="00BE7DC3">
              <w:rPr>
                <w:rFonts w:hint="eastAsia"/>
              </w:rPr>
              <w:t>②「後継者候補」でない</w:t>
            </w:r>
          </w:p>
        </w:tc>
      </w:tr>
      <w:tr w:rsidR="000A3718" w14:paraId="3ECA0E88" w14:textId="77777777">
        <w:trPr>
          <w:trHeight w:val="1060"/>
        </w:trPr>
        <w:tc>
          <w:tcPr>
            <w:tcW w:w="144" w:type="pct"/>
            <w:gridSpan w:val="2"/>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F" w14:textId="77777777" w:rsidR="000A3718" w:rsidRDefault="000A3718">
            <w:pPr>
              <w:pStyle w:val="tableparagraph"/>
              <w:rPr>
                <w:color w:val="FF0000"/>
              </w:rPr>
            </w:pPr>
          </w:p>
        </w:tc>
        <w:tc>
          <w:tcPr>
            <w:tcW w:w="1304" w:type="pct"/>
            <w:gridSpan w:val="2"/>
            <w:tcBorders>
              <w:left w:val="single" w:sz="4" w:space="0" w:color="3B3838" w:themeColor="background2" w:themeShade="40"/>
              <w:bottom w:val="single" w:sz="4" w:space="0" w:color="3B3838" w:themeColor="background2" w:themeShade="40"/>
            </w:tcBorders>
            <w:shd w:val="clear" w:color="auto" w:fill="DDDEED"/>
            <w:vAlign w:val="center"/>
          </w:tcPr>
          <w:p w14:paraId="3ECA0E80" w14:textId="77777777" w:rsidR="000A3718" w:rsidRDefault="00BE7DC3">
            <w:pPr>
              <w:pStyle w:val="tableparagraph"/>
            </w:pPr>
            <w:r>
              <w:rPr>
                <w:rFonts w:hint="eastAsia"/>
              </w:rPr>
              <w:t>事業承継の計画</w:t>
            </w:r>
          </w:p>
        </w:tc>
        <w:tc>
          <w:tcPr>
            <w:tcW w:w="3552" w:type="pct"/>
            <w:gridSpan w:val="3"/>
            <w:tcBorders>
              <w:bottom w:val="single" w:sz="4" w:space="0" w:color="3B3838" w:themeColor="background2" w:themeShade="40"/>
            </w:tcBorders>
            <w:vAlign w:val="center"/>
          </w:tcPr>
          <w:p w14:paraId="3ECA0E81" w14:textId="77777777" w:rsidR="000A3718" w:rsidRDefault="00BE7DC3">
            <w:pPr>
              <w:pStyle w:val="tableparagraph"/>
              <w:spacing w:line="300" w:lineRule="exact"/>
              <w:rPr>
                <w:sz w:val="18"/>
                <w:szCs w:val="18"/>
              </w:rPr>
            </w:pPr>
            <w:r>
              <w:rPr>
                <w:rFonts w:hint="eastAsia"/>
                <w:sz w:val="18"/>
                <w:szCs w:val="18"/>
              </w:rPr>
              <w:t>「事業承継加点」の付与を希望する場合には、以下の</w:t>
            </w:r>
            <w:r>
              <w:rPr>
                <w:rFonts w:hint="eastAsia"/>
                <w:sz w:val="18"/>
                <w:szCs w:val="18"/>
              </w:rPr>
              <w:t>3</w:t>
            </w:r>
            <w:r>
              <w:rPr>
                <w:rFonts w:hint="eastAsia"/>
                <w:sz w:val="18"/>
                <w:szCs w:val="18"/>
              </w:rPr>
              <w:t>項目すべてについて、いずれか一つをチェックするとともに、地域の商工会議所から交付を受けた「事業承継診断票」（様式</w:t>
            </w:r>
            <w:r>
              <w:rPr>
                <w:rFonts w:hint="eastAsia"/>
                <w:sz w:val="18"/>
                <w:szCs w:val="18"/>
              </w:rPr>
              <w:t>10</w:t>
            </w:r>
            <w:r>
              <w:rPr>
                <w:rFonts w:hint="eastAsia"/>
                <w:sz w:val="18"/>
                <w:szCs w:val="18"/>
              </w:rPr>
              <w:t>）を添付すること。なお、事業承継には、事業譲渡・売却も含まれます。</w:t>
            </w:r>
          </w:p>
          <w:p w14:paraId="3ECA0E82" w14:textId="77777777" w:rsidR="000A3718" w:rsidRDefault="00BE7DC3">
            <w:pPr>
              <w:pStyle w:val="tableparagraph"/>
              <w:spacing w:before="60"/>
              <w:rPr>
                <w:sz w:val="18"/>
                <w:szCs w:val="18"/>
              </w:rPr>
            </w:pPr>
            <w:r>
              <w:rPr>
                <w:rFonts w:hint="eastAsia"/>
                <w:sz w:val="18"/>
                <w:szCs w:val="18"/>
              </w:rPr>
              <w:t>（</w:t>
            </w:r>
            <w:r>
              <w:rPr>
                <w:rFonts w:hint="eastAsia"/>
                <w:sz w:val="18"/>
                <w:szCs w:val="18"/>
              </w:rPr>
              <w:t>1</w:t>
            </w:r>
            <w:r>
              <w:rPr>
                <w:rFonts w:hint="eastAsia"/>
                <w:sz w:val="18"/>
                <w:szCs w:val="18"/>
              </w:rPr>
              <w:t xml:space="preserve">）事業承継の目標時期　</w:t>
            </w:r>
          </w:p>
          <w:p w14:paraId="3ECA0E83" w14:textId="77777777" w:rsidR="000A3718" w:rsidRDefault="00C20A0E">
            <w:pPr>
              <w:pStyle w:val="tableparagraph"/>
              <w:rPr>
                <w:sz w:val="18"/>
                <w:szCs w:val="18"/>
              </w:rPr>
            </w:pPr>
            <w:sdt>
              <w:sdtPr>
                <w:rPr>
                  <w:rFonts w:eastAsiaTheme="majorHAnsi" w:cs="Segoe UI"/>
                  <w:szCs w:val="21"/>
                </w:rPr>
                <w:id w:val="-457414300"/>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①申請時から</w:t>
            </w:r>
            <w:r w:rsidR="00BE7DC3">
              <w:rPr>
                <w:rFonts w:hint="eastAsia"/>
                <w:sz w:val="18"/>
                <w:szCs w:val="18"/>
              </w:rPr>
              <w:t>1</w:t>
            </w:r>
            <w:r w:rsidR="00BE7DC3">
              <w:rPr>
                <w:rFonts w:hint="eastAsia"/>
                <w:sz w:val="18"/>
                <w:szCs w:val="18"/>
              </w:rPr>
              <w:t xml:space="preserve">年以内　</w:t>
            </w:r>
            <w:sdt>
              <w:sdtPr>
                <w:rPr>
                  <w:rFonts w:eastAsiaTheme="majorHAnsi" w:cs="Segoe UI"/>
                  <w:szCs w:val="21"/>
                </w:rPr>
                <w:id w:val="1933248423"/>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w:t>
            </w:r>
            <w:r w:rsidR="00BE7DC3">
              <w:rPr>
                <w:rFonts w:hint="eastAsia"/>
                <w:sz w:val="18"/>
                <w:szCs w:val="18"/>
              </w:rPr>
              <w:t>1</w:t>
            </w:r>
            <w:r w:rsidR="00BE7DC3">
              <w:rPr>
                <w:rFonts w:hint="eastAsia"/>
                <w:sz w:val="18"/>
                <w:szCs w:val="18"/>
              </w:rPr>
              <w:t>年超</w:t>
            </w:r>
            <w:r w:rsidR="00BE7DC3">
              <w:rPr>
                <w:rFonts w:hint="eastAsia"/>
                <w:sz w:val="18"/>
                <w:szCs w:val="18"/>
              </w:rPr>
              <w:t>5</w:t>
            </w:r>
            <w:r w:rsidR="00BE7DC3">
              <w:rPr>
                <w:rFonts w:hint="eastAsia"/>
                <w:sz w:val="18"/>
                <w:szCs w:val="18"/>
              </w:rPr>
              <w:t xml:space="preserve">年以内　</w:t>
            </w:r>
            <w:sdt>
              <w:sdtPr>
                <w:rPr>
                  <w:rFonts w:eastAsiaTheme="majorHAnsi" w:cs="Segoe UI"/>
                  <w:szCs w:val="21"/>
                </w:rPr>
                <w:id w:val="-610582286"/>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sz w:val="18"/>
                <w:szCs w:val="18"/>
              </w:rPr>
              <w:t>③</w:t>
            </w:r>
            <w:r w:rsidR="00BE7DC3">
              <w:rPr>
                <w:rFonts w:hint="eastAsia"/>
                <w:sz w:val="18"/>
                <w:szCs w:val="18"/>
              </w:rPr>
              <w:t>5</w:t>
            </w:r>
            <w:r w:rsidR="00BE7DC3">
              <w:rPr>
                <w:rFonts w:hint="eastAsia"/>
                <w:sz w:val="18"/>
                <w:szCs w:val="18"/>
              </w:rPr>
              <w:t>年超</w:t>
            </w:r>
          </w:p>
          <w:p w14:paraId="3ECA0E84" w14:textId="77777777" w:rsidR="000A3718" w:rsidRDefault="00BE7DC3">
            <w:pPr>
              <w:pStyle w:val="tableparagraph"/>
              <w:spacing w:before="60"/>
              <w:rPr>
                <w:sz w:val="18"/>
                <w:szCs w:val="18"/>
                <w:lang w:eastAsia="zh-TW"/>
              </w:rPr>
            </w:pPr>
            <w:r>
              <w:rPr>
                <w:rFonts w:hint="eastAsia"/>
                <w:sz w:val="18"/>
                <w:szCs w:val="18"/>
                <w:lang w:eastAsia="zh-TW"/>
              </w:rPr>
              <w:t>（</w:t>
            </w:r>
            <w:r>
              <w:rPr>
                <w:rFonts w:hint="eastAsia"/>
                <w:sz w:val="18"/>
                <w:szCs w:val="18"/>
                <w:lang w:eastAsia="zh-TW"/>
              </w:rPr>
              <w:t>2</w:t>
            </w:r>
            <w:r>
              <w:rPr>
                <w:rFonts w:hint="eastAsia"/>
                <w:sz w:val="18"/>
                <w:szCs w:val="18"/>
                <w:lang w:eastAsia="zh-TW"/>
              </w:rPr>
              <w:t>）事業承継内容（予定）</w:t>
            </w:r>
            <w:r>
              <w:rPr>
                <w:rFonts w:hint="eastAsia"/>
                <w:sz w:val="18"/>
                <w:szCs w:val="18"/>
                <w:lang w:eastAsia="zh-TW"/>
              </w:rPr>
              <w:t xml:space="preserve"> </w:t>
            </w:r>
          </w:p>
          <w:p w14:paraId="3ECA0E85" w14:textId="77777777" w:rsidR="000A3718" w:rsidRDefault="00C20A0E">
            <w:pPr>
              <w:pStyle w:val="tableparagraph"/>
              <w:rPr>
                <w:sz w:val="18"/>
                <w:szCs w:val="18"/>
              </w:rPr>
            </w:pPr>
            <w:sdt>
              <w:sdtPr>
                <w:rPr>
                  <w:rFonts w:eastAsiaTheme="majorHAnsi" w:cs="Segoe UI"/>
                  <w:szCs w:val="21"/>
                </w:rPr>
                <w:id w:val="-741026899"/>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①事業の全部承継　</w:t>
            </w:r>
            <w:sdt>
              <w:sdtPr>
                <w:rPr>
                  <w:rFonts w:eastAsiaTheme="majorHAnsi" w:cs="Segoe UI"/>
                  <w:szCs w:val="21"/>
                </w:rPr>
                <w:id w:val="135008262"/>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②事業の一部承継（業態転換による一部事業廃止含）</w:t>
            </w:r>
          </w:p>
          <w:p w14:paraId="3ECA0E86" w14:textId="77777777" w:rsidR="000A3718" w:rsidRDefault="00BE7DC3">
            <w:pPr>
              <w:pStyle w:val="tableparagraph"/>
              <w:spacing w:before="60"/>
              <w:jc w:val="both"/>
              <w:rPr>
                <w:sz w:val="18"/>
                <w:szCs w:val="18"/>
              </w:rPr>
            </w:pPr>
            <w:r>
              <w:rPr>
                <w:rFonts w:hint="eastAsia"/>
                <w:sz w:val="18"/>
                <w:szCs w:val="18"/>
              </w:rPr>
              <w:t>（</w:t>
            </w:r>
            <w:r>
              <w:rPr>
                <w:rFonts w:hint="eastAsia"/>
                <w:sz w:val="18"/>
                <w:szCs w:val="18"/>
              </w:rPr>
              <w:t>3</w:t>
            </w:r>
            <w:r>
              <w:rPr>
                <w:rFonts w:hint="eastAsia"/>
                <w:sz w:val="18"/>
                <w:szCs w:val="18"/>
              </w:rPr>
              <w:t>）事業承継先</w:t>
            </w:r>
            <w:r>
              <w:rPr>
                <w:rFonts w:hint="eastAsia"/>
                <w:sz w:val="18"/>
                <w:szCs w:val="18"/>
              </w:rPr>
              <w:t>(</w:t>
            </w:r>
            <w:r>
              <w:rPr>
                <w:rFonts w:hint="eastAsia"/>
                <w:sz w:val="18"/>
                <w:szCs w:val="18"/>
              </w:rPr>
              <w:t>予定</w:t>
            </w:r>
            <w:r>
              <w:rPr>
                <w:rFonts w:hint="eastAsia"/>
                <w:sz w:val="18"/>
                <w:szCs w:val="18"/>
              </w:rPr>
              <w:t>)</w:t>
            </w:r>
          </w:p>
          <w:p w14:paraId="3ECA0E87" w14:textId="77777777" w:rsidR="000A3718" w:rsidRDefault="00C20A0E">
            <w:pPr>
              <w:rPr>
                <w:sz w:val="18"/>
                <w:szCs w:val="18"/>
              </w:rPr>
            </w:pPr>
            <w:sdt>
              <w:sdtPr>
                <w:rPr>
                  <w:rFonts w:eastAsiaTheme="majorHAnsi" w:cs="Segoe UI"/>
                  <w:szCs w:val="21"/>
                </w:rPr>
                <w:id w:val="240833337"/>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①親族　</w:t>
            </w:r>
            <w:r w:rsidR="00BE7DC3">
              <w:rPr>
                <w:rFonts w:hint="eastAsia"/>
                <w:sz w:val="18"/>
                <w:szCs w:val="18"/>
              </w:rPr>
              <w:t xml:space="preserve"> </w:t>
            </w:r>
            <w:r w:rsidR="00BE7DC3">
              <w:rPr>
                <w:rFonts w:hint="eastAsia"/>
                <w:sz w:val="18"/>
                <w:szCs w:val="18"/>
              </w:rPr>
              <w:t>②親族以外（</w:t>
            </w:r>
            <w:r w:rsidR="00BE7DC3">
              <w:rPr>
                <w:rFonts w:hint="eastAsia"/>
                <w:sz w:val="18"/>
                <w:szCs w:val="18"/>
              </w:rPr>
              <w:t xml:space="preserve"> </w:t>
            </w:r>
            <w:sdt>
              <w:sdtPr>
                <w:rPr>
                  <w:rFonts w:eastAsiaTheme="majorHAnsi" w:cs="Segoe UI"/>
                  <w:szCs w:val="21"/>
                </w:rPr>
                <w:id w:val="-1507284846"/>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ⅰ</w:t>
            </w:r>
            <w:r w:rsidR="00BE7DC3">
              <w:rPr>
                <w:rFonts w:hint="eastAsia"/>
                <w:sz w:val="18"/>
                <w:szCs w:val="18"/>
              </w:rPr>
              <w:t>)</w:t>
            </w:r>
            <w:r w:rsidR="00BE7DC3">
              <w:rPr>
                <w:rFonts w:hint="eastAsia"/>
                <w:sz w:val="18"/>
                <w:szCs w:val="18"/>
              </w:rPr>
              <w:t>親族外役員・従業員、</w:t>
            </w:r>
            <w:sdt>
              <w:sdtPr>
                <w:rPr>
                  <w:rFonts w:eastAsiaTheme="majorHAnsi" w:cs="Segoe UI"/>
                  <w:szCs w:val="21"/>
                </w:rPr>
                <w:id w:val="1428310410"/>
                <w14:checkbox>
                  <w14:checked w14:val="0"/>
                  <w14:checkedState w14:val="0052" w14:font="Wingdings 2"/>
                  <w14:uncheckedState w14:val="00A3" w14:font="Wingdings 2"/>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ⅱ</w:t>
            </w:r>
            <w:r w:rsidR="00BE7DC3">
              <w:rPr>
                <w:rFonts w:hint="eastAsia"/>
                <w:sz w:val="18"/>
                <w:szCs w:val="18"/>
              </w:rPr>
              <w:t>)</w:t>
            </w:r>
            <w:r w:rsidR="00BE7DC3">
              <w:rPr>
                <w:rFonts w:hint="eastAsia"/>
                <w:sz w:val="18"/>
                <w:szCs w:val="18"/>
              </w:rPr>
              <w:t>第三者（取引先等））</w:t>
            </w:r>
          </w:p>
        </w:tc>
      </w:tr>
      <w:tr w:rsidR="000A3718" w14:paraId="3ECA0E8D" w14:textId="77777777">
        <w:trPr>
          <w:trHeight w:val="2835"/>
        </w:trPr>
        <w:tc>
          <w:tcPr>
            <w:tcW w:w="5000" w:type="pct"/>
            <w:gridSpan w:val="7"/>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tcPr>
          <w:p w14:paraId="3ECA0E89" w14:textId="77777777" w:rsidR="000A3718" w:rsidRDefault="00BE7DC3">
            <w:pPr>
              <w:pStyle w:val="tableparagraph"/>
              <w:jc w:val="both"/>
              <w:rPr>
                <w:color w:val="FF0000"/>
              </w:rPr>
            </w:pPr>
            <w:r>
              <w:rPr>
                <w:rFonts w:hint="eastAsia"/>
                <w:color w:val="FF0000"/>
              </w:rPr>
              <w:t>＜全ての事業者が対象＞</w:t>
            </w:r>
          </w:p>
          <w:p w14:paraId="3ECA0E8A" w14:textId="77777777" w:rsidR="000A3718" w:rsidRDefault="00BE7DC3">
            <w:pPr>
              <w:pStyle w:val="tableparagraph"/>
              <w:jc w:val="both"/>
            </w:pPr>
            <w:r>
              <w:rPr>
                <w:rFonts w:hint="eastAsia"/>
              </w:rPr>
              <w:t>これまでに実施した以下の全国対象の「小規模事業者持続化補助金」（※被災地向け公募事業を除く）の補助事業者に該当する者か。（共同申請で採択・交付決定を受けて補助事業を実施した参画事業者も含む。）</w:t>
            </w:r>
          </w:p>
          <w:p w14:paraId="3ECA0E8B" w14:textId="77777777" w:rsidR="000A3718" w:rsidRDefault="00BE7DC3">
            <w:pPr>
              <w:pStyle w:val="tableparagraph"/>
              <w:spacing w:line="300" w:lineRule="exact"/>
              <w:jc w:val="both"/>
              <w:rPr>
                <w:sz w:val="18"/>
                <w:szCs w:val="18"/>
              </w:rPr>
            </w:pPr>
            <w:r>
              <w:rPr>
                <w:rFonts w:hint="eastAsia"/>
                <w:sz w:val="18"/>
                <w:szCs w:val="18"/>
              </w:rPr>
              <w:t>※「補助事業者である」場合、各事業の交付規程で定める様式第</w:t>
            </w:r>
            <w:r>
              <w:rPr>
                <w:rFonts w:hint="eastAsia"/>
                <w:sz w:val="18"/>
                <w:szCs w:val="18"/>
              </w:rPr>
              <w:t>14</w:t>
            </w:r>
            <w:r>
              <w:rPr>
                <w:rFonts w:hint="eastAsia"/>
                <w:sz w:val="18"/>
                <w:szCs w:val="18"/>
              </w:rPr>
              <w:t>「小規模事業者持続化補助金に係る事業効果及び賃金引上げ等状況報告書」の提出状況を記載してください。</w:t>
            </w:r>
          </w:p>
          <w:p w14:paraId="3ECA0E8C" w14:textId="77777777" w:rsidR="000A3718" w:rsidRDefault="00BE7DC3">
            <w:pPr>
              <w:pStyle w:val="tableparagraph"/>
              <w:spacing w:line="300" w:lineRule="exact"/>
              <w:jc w:val="both"/>
            </w:pPr>
            <w:r>
              <w:rPr>
                <w:rFonts w:hint="eastAsia"/>
                <w:sz w:val="18"/>
                <w:szCs w:val="18"/>
              </w:rPr>
              <w:t>※「補助事業者である」場合、過去回の事業内容・実績を確認するために、必要に応じて、該当回の実績報告書（様式第</w:t>
            </w:r>
            <w:r>
              <w:rPr>
                <w:rFonts w:hint="eastAsia"/>
                <w:sz w:val="18"/>
                <w:szCs w:val="18"/>
              </w:rPr>
              <w:t>8</w:t>
            </w:r>
            <w:r>
              <w:rPr>
                <w:rFonts w:hint="eastAsia"/>
                <w:sz w:val="18"/>
                <w:szCs w:val="18"/>
              </w:rPr>
              <w:t>）の写しの提出を求められることがあります。</w:t>
            </w:r>
          </w:p>
        </w:tc>
      </w:tr>
      <w:tr w:rsidR="000A3718" w14:paraId="3ECA0E97" w14:textId="77777777">
        <w:trPr>
          <w:trHeight w:val="794"/>
        </w:trPr>
        <w:tc>
          <w:tcPr>
            <w:tcW w:w="114" w:type="pct"/>
            <w:vMerge w:val="restart"/>
            <w:tcBorders>
              <w:top w:val="nil"/>
              <w:left w:val="single" w:sz="4" w:space="0" w:color="3B3838" w:themeColor="background2" w:themeShade="40"/>
              <w:right w:val="single" w:sz="4" w:space="0" w:color="3B3838" w:themeColor="background2" w:themeShade="40"/>
            </w:tcBorders>
            <w:vAlign w:val="center"/>
          </w:tcPr>
          <w:p w14:paraId="3ECA0E8E" w14:textId="77777777" w:rsidR="000A3718" w:rsidRDefault="000A3718">
            <w:pPr>
              <w:pStyle w:val="tableparagraph"/>
              <w:jc w:val="both"/>
            </w:pPr>
          </w:p>
        </w:tc>
        <w:tc>
          <w:tcPr>
            <w:tcW w:w="2978" w:type="pct"/>
            <w:gridSpan w:val="5"/>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tcPr>
          <w:p w14:paraId="3ECA0E8F" w14:textId="77777777" w:rsidR="000A3718" w:rsidRDefault="00BE7DC3">
            <w:pPr>
              <w:pStyle w:val="tableparagraph"/>
              <w:jc w:val="both"/>
            </w:pPr>
            <w:r>
              <w:rPr>
                <w:rFonts w:hint="eastAsia"/>
              </w:rPr>
              <w:t>（</w:t>
            </w:r>
            <w:r>
              <w:rPr>
                <w:rFonts w:hint="eastAsia"/>
              </w:rPr>
              <w:t>1</w:t>
            </w:r>
            <w:r>
              <w:rPr>
                <w:rFonts w:hint="eastAsia"/>
              </w:rPr>
              <w:t>）小規模事業者持続化補助金</w:t>
            </w:r>
            <w:r>
              <w:rPr>
                <w:rFonts w:hint="eastAsia"/>
                <w:color w:val="FF0000"/>
              </w:rPr>
              <w:t>【一般型】</w:t>
            </w:r>
            <w:r>
              <w:rPr>
                <w:rFonts w:hint="eastAsia"/>
              </w:rPr>
              <w:t>で、持続化補助金の採択・交付決定を受け、補助事業を実施した事業者か否か。</w:t>
            </w:r>
          </w:p>
          <w:p w14:paraId="3ECA0E91" w14:textId="7C4C8500" w:rsidR="000A3718" w:rsidRDefault="00BE7DC3" w:rsidP="009A26EA">
            <w:pPr>
              <w:pStyle w:val="tableparagraph"/>
              <w:spacing w:line="300" w:lineRule="exact"/>
              <w:jc w:val="both"/>
            </w:pPr>
            <w:r>
              <w:rPr>
                <w:rFonts w:hint="eastAsia"/>
                <w:sz w:val="18"/>
                <w:szCs w:val="18"/>
              </w:rPr>
              <w:t>※該当する場合は、採択回を選択してください。※該当する場合は、以下の【様式第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2" w14:textId="77777777" w:rsidR="000A3718" w:rsidRDefault="00C20A0E">
            <w:pPr>
              <w:pStyle w:val="tableparagraph"/>
              <w:jc w:val="both"/>
            </w:pPr>
            <w:sdt>
              <w:sdtPr>
                <w:rPr>
                  <w:rStyle w:val="tableparagraph0"/>
                </w:rPr>
                <w:id w:val="198750136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93" w14:textId="77777777" w:rsidR="000A3718" w:rsidRDefault="00BE7DC3">
            <w:pPr>
              <w:pStyle w:val="tableparagraph"/>
              <w:spacing w:before="120"/>
              <w:jc w:val="both"/>
            </w:pPr>
            <w:r>
              <w:rPr>
                <w:rFonts w:hint="eastAsia"/>
              </w:rPr>
              <w:t>採択回（選択）</w:t>
            </w:r>
          </w:p>
          <w:p w14:paraId="3ECA0E94" w14:textId="77777777" w:rsidR="000A3718" w:rsidRDefault="00C20A0E">
            <w:pPr>
              <w:pStyle w:val="tableparagraph"/>
              <w:jc w:val="both"/>
              <w:rPr>
                <w:rStyle w:val="tableparagraph0"/>
              </w:rPr>
            </w:pPr>
            <w:sdt>
              <w:sdtPr>
                <w:rPr>
                  <w:rStyle w:val="tableparagraph0"/>
                </w:rPr>
                <w:id w:val="145073967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51280284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101609726"/>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2003999452"/>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176701497"/>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86645242"/>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6</w:t>
            </w:r>
          </w:p>
          <w:p w14:paraId="3ECA0E95" w14:textId="77777777" w:rsidR="000A3718" w:rsidRDefault="00C20A0E">
            <w:pPr>
              <w:pStyle w:val="tableparagraph"/>
              <w:jc w:val="both"/>
              <w:rPr>
                <w:rStyle w:val="tableparagraph0"/>
              </w:rPr>
            </w:pPr>
            <w:sdt>
              <w:sdtPr>
                <w:rPr>
                  <w:rStyle w:val="tableparagraph0"/>
                </w:rPr>
                <w:id w:val="-1126998865"/>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7  </w:t>
            </w:r>
            <w:sdt>
              <w:sdtPr>
                <w:rPr>
                  <w:rStyle w:val="tableparagraph0"/>
                </w:rPr>
                <w:id w:val="-342173059"/>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8  </w:t>
            </w:r>
            <w:sdt>
              <w:sdtPr>
                <w:rPr>
                  <w:rStyle w:val="tableparagraph0"/>
                </w:rPr>
                <w:id w:val="1476411151"/>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9  </w:t>
            </w:r>
            <w:sdt>
              <w:sdtPr>
                <w:rPr>
                  <w:rStyle w:val="tableparagraph0"/>
                </w:rPr>
                <w:id w:val="1977490631"/>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10  </w:t>
            </w:r>
            <w:sdt>
              <w:sdtPr>
                <w:rPr>
                  <w:rStyle w:val="tableparagraph0"/>
                </w:rPr>
                <w:id w:val="145498017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11  </w:t>
            </w:r>
            <w:sdt>
              <w:sdtPr>
                <w:rPr>
                  <w:rStyle w:val="tableparagraph0"/>
                </w:rPr>
                <w:id w:val="-1459482559"/>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12</w:t>
            </w:r>
          </w:p>
          <w:p w14:paraId="3ECA0E96" w14:textId="77777777" w:rsidR="000A3718" w:rsidRDefault="00C20A0E">
            <w:pPr>
              <w:pStyle w:val="tableparagraph"/>
              <w:jc w:val="both"/>
            </w:pPr>
            <w:sdt>
              <w:sdtPr>
                <w:rPr>
                  <w:rStyle w:val="tableparagraph0"/>
                </w:rPr>
                <w:id w:val="-55477687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13  </w:t>
            </w:r>
            <w:sdt>
              <w:sdtPr>
                <w:rPr>
                  <w:rStyle w:val="tableparagraph0"/>
                </w:rPr>
                <w:id w:val="1916730652"/>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14  </w:t>
            </w:r>
            <w:sdt>
              <w:sdtPr>
                <w:rPr>
                  <w:rStyle w:val="tableparagraph0"/>
                </w:rPr>
                <w:id w:val="-193103986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15  </w:t>
            </w:r>
            <w:sdt>
              <w:sdtPr>
                <w:rPr>
                  <w:rStyle w:val="tableparagraph0"/>
                </w:rPr>
                <w:id w:val="12467250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16</w:t>
            </w:r>
          </w:p>
        </w:tc>
      </w:tr>
      <w:tr w:rsidR="000A3718" w14:paraId="3ECA0E9B"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98" w14:textId="77777777" w:rsidR="000A3718" w:rsidRDefault="000A3718">
            <w:pPr>
              <w:pStyle w:val="tableparagraph"/>
            </w:pPr>
          </w:p>
        </w:tc>
        <w:tc>
          <w:tcPr>
            <w:tcW w:w="2978" w:type="pct"/>
            <w:gridSpan w:val="5"/>
            <w:vMerge/>
            <w:tcBorders>
              <w:left w:val="single" w:sz="4" w:space="0" w:color="3B3838" w:themeColor="background2" w:themeShade="40"/>
              <w:bottom w:val="nil"/>
              <w:right w:val="single" w:sz="4" w:space="0" w:color="3B3838" w:themeColor="background2" w:themeShade="40"/>
            </w:tcBorders>
            <w:vAlign w:val="center"/>
          </w:tcPr>
          <w:p w14:paraId="3ECA0E99" w14:textId="77777777" w:rsidR="000A3718" w:rsidRDefault="000A3718">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A" w14:textId="7D8EAD7D" w:rsidR="000A3718" w:rsidRDefault="00C20A0E">
            <w:pPr>
              <w:pStyle w:val="tableparagraph"/>
              <w:jc w:val="both"/>
              <w:rPr>
                <w:rStyle w:val="tableparagraph0"/>
              </w:rPr>
            </w:pPr>
            <w:sdt>
              <w:sdtPr>
                <w:rPr>
                  <w:rStyle w:val="tableparagraph0"/>
                </w:rPr>
                <w:id w:val="-961419586"/>
                <w15:appearance w15:val="hidden"/>
                <w14:checkbox>
                  <w14:checked w14:val="1"/>
                  <w14:checkedState w14:val="0052" w14:font="Wingdings 2"/>
                  <w14:uncheckedState w14:val="00A3" w14:font="Wingdings 2"/>
                </w14:checkbox>
              </w:sdtPr>
              <w:sdtEndPr>
                <w:rPr>
                  <w:rStyle w:val="tableparagraph0"/>
                </w:rPr>
              </w:sdtEnd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A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9C"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9D"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9E"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9F"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0" w14:textId="77777777" w:rsidR="000A3718" w:rsidRDefault="00C20A0E">
            <w:pPr>
              <w:pStyle w:val="tableparagraph"/>
              <w:jc w:val="both"/>
            </w:pPr>
            <w:sdt>
              <w:sdtPr>
                <w:rPr>
                  <w:rStyle w:val="tableparagraph0"/>
                </w:rPr>
                <w:id w:val="2008785596"/>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179840878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A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A2" w14:textId="77777777" w:rsidR="000A3718" w:rsidRDefault="000A3718">
            <w:pPr>
              <w:pStyle w:val="tableparagraph"/>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3" w14:textId="77777777" w:rsidR="000A3718" w:rsidRDefault="000A3718">
            <w:pPr>
              <w:pStyle w:val="tableparagraph"/>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4"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5" w14:textId="77777777" w:rsidR="000A3718" w:rsidRDefault="00BE7DC3">
            <w:pPr>
              <w:pStyle w:val="tableparagraph"/>
            </w:pPr>
            <w:r>
              <w:rPr>
                <w:rFonts w:hint="eastAsia"/>
              </w:rPr>
              <w:t>提出済の採択回（　　　　　　）</w:t>
            </w:r>
          </w:p>
        </w:tc>
      </w:tr>
      <w:tr w:rsidR="000A3718" w14:paraId="3ECA0EAF" w14:textId="77777777">
        <w:trPr>
          <w:trHeight w:val="990"/>
        </w:trPr>
        <w:tc>
          <w:tcPr>
            <w:tcW w:w="114" w:type="pct"/>
            <w:vMerge/>
            <w:tcBorders>
              <w:left w:val="single" w:sz="4" w:space="0" w:color="3B3838" w:themeColor="background2" w:themeShade="40"/>
              <w:right w:val="single" w:sz="4" w:space="0" w:color="3B3838" w:themeColor="background2" w:themeShade="40"/>
            </w:tcBorders>
            <w:vAlign w:val="center"/>
          </w:tcPr>
          <w:p w14:paraId="3ECA0EA7" w14:textId="77777777" w:rsidR="000A3718" w:rsidRDefault="000A3718">
            <w:pPr>
              <w:pStyle w:val="tableparagraph"/>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A8" w14:textId="77777777" w:rsidR="000A3718" w:rsidRDefault="00BE7DC3">
            <w:pPr>
              <w:pStyle w:val="tableparagraph"/>
            </w:pPr>
            <w:r>
              <w:rPr>
                <w:rFonts w:hint="eastAsia"/>
              </w:rPr>
              <w:t>（</w:t>
            </w:r>
            <w:r>
              <w:rPr>
                <w:rFonts w:hint="eastAsia"/>
              </w:rPr>
              <w:t>2</w:t>
            </w:r>
            <w:r>
              <w:rPr>
                <w:rFonts w:hint="eastAsia"/>
              </w:rPr>
              <w:t>）小規模事業者持続化補助金</w:t>
            </w:r>
            <w:r>
              <w:rPr>
                <w:rFonts w:hint="eastAsia"/>
                <w:color w:val="FF0000"/>
              </w:rPr>
              <w:t>【コロナ特別対応型】</w:t>
            </w:r>
            <w:r>
              <w:rPr>
                <w:rFonts w:hint="eastAsia"/>
              </w:rPr>
              <w:t>で、持続化補助金の採択・交付決定を受け、補助事業を実施した事業者か否か。</w:t>
            </w:r>
          </w:p>
          <w:p w14:paraId="3ECA0EA9" w14:textId="77777777" w:rsidR="000A3718" w:rsidRDefault="00BE7DC3">
            <w:pPr>
              <w:pStyle w:val="tableparagraph"/>
              <w:spacing w:line="300" w:lineRule="exact"/>
              <w:rPr>
                <w:sz w:val="18"/>
                <w:szCs w:val="18"/>
              </w:rPr>
            </w:pPr>
            <w:r>
              <w:rPr>
                <w:rFonts w:hint="eastAsia"/>
                <w:sz w:val="18"/>
                <w:szCs w:val="18"/>
              </w:rPr>
              <w:t>※該当する場合は、採択回を選択してください。</w:t>
            </w:r>
          </w:p>
          <w:p w14:paraId="3ECA0EAA" w14:textId="77777777" w:rsidR="000A3718" w:rsidRDefault="00BE7DC3">
            <w:pPr>
              <w:pStyle w:val="tableparagraph"/>
              <w:spacing w:line="300" w:lineRule="exac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B" w14:textId="77777777" w:rsidR="000A3718" w:rsidRDefault="00C20A0E">
            <w:pPr>
              <w:pStyle w:val="tableparagraph"/>
              <w:jc w:val="both"/>
            </w:pPr>
            <w:sdt>
              <w:sdtPr>
                <w:rPr>
                  <w:rStyle w:val="tableparagraph0"/>
                </w:rPr>
                <w:id w:val="-207287436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AC" w14:textId="77777777" w:rsidR="000A3718" w:rsidRDefault="00BE7DC3">
            <w:pPr>
              <w:pStyle w:val="tableparagraph"/>
              <w:spacing w:before="120"/>
              <w:jc w:val="both"/>
            </w:pPr>
            <w:r>
              <w:rPr>
                <w:rFonts w:hint="eastAsia"/>
              </w:rPr>
              <w:t>採択回（選択）</w:t>
            </w:r>
          </w:p>
          <w:p w14:paraId="3ECA0EAD" w14:textId="77777777" w:rsidR="000A3718" w:rsidRDefault="00C20A0E">
            <w:pPr>
              <w:pStyle w:val="tableparagraph"/>
              <w:rPr>
                <w:rStyle w:val="tableparagraph0"/>
              </w:rPr>
            </w:pPr>
            <w:sdt>
              <w:sdtPr>
                <w:rPr>
                  <w:rStyle w:val="tableparagraph0"/>
                </w:rPr>
                <w:id w:val="-1272549216"/>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229508398"/>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250320705"/>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301918262"/>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07511306"/>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5  </w:t>
            </w:r>
          </w:p>
          <w:p w14:paraId="3ECA0EAE" w14:textId="77777777" w:rsidR="000A3718" w:rsidRDefault="000A3718">
            <w:pPr>
              <w:pStyle w:val="tableparagraph"/>
            </w:pPr>
          </w:p>
        </w:tc>
      </w:tr>
      <w:tr w:rsidR="000A3718" w14:paraId="3ECA0EB3"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B0" w14:textId="77777777" w:rsidR="000A3718" w:rsidRDefault="000A3718">
            <w:pPr>
              <w:pStyle w:val="tableparagraph"/>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B1" w14:textId="77777777" w:rsidR="000A3718" w:rsidRDefault="000A3718">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2" w14:textId="28D020EC" w:rsidR="000A3718" w:rsidRDefault="00C20A0E">
            <w:pPr>
              <w:pStyle w:val="tableparagraph"/>
            </w:pPr>
            <w:sdt>
              <w:sdtPr>
                <w:rPr>
                  <w:rStyle w:val="tableparagraph0"/>
                </w:rPr>
                <w:id w:val="560679656"/>
                <w15:appearance w15:val="hidden"/>
                <w14:checkbox>
                  <w14:checked w14:val="1"/>
                  <w14:checkedState w14:val="0052" w14:font="Wingdings 2"/>
                  <w14:uncheckedState w14:val="00A3" w14:font="Wingdings 2"/>
                </w14:checkbox>
              </w:sdtPr>
              <w:sdtEndPr>
                <w:rPr>
                  <w:rStyle w:val="tableparagraph0"/>
                </w:rPr>
              </w:sdtEnd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B9"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4"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B5"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B6"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B7"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8" w14:textId="77777777" w:rsidR="000A3718" w:rsidRDefault="00C20A0E">
            <w:pPr>
              <w:pStyle w:val="tableparagraph"/>
            </w:pPr>
            <w:sdt>
              <w:sdtPr>
                <w:rPr>
                  <w:rStyle w:val="tableparagraph0"/>
                </w:rPr>
                <w:id w:val="114568298"/>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93286359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BE"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A" w14:textId="77777777" w:rsidR="000A3718" w:rsidRDefault="000A3718">
            <w:pPr>
              <w:pStyle w:val="tableparagraph"/>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B" w14:textId="77777777" w:rsidR="000A3718" w:rsidRDefault="000A3718">
            <w:pPr>
              <w:pStyle w:val="tableparagraph"/>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C"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D" w14:textId="77777777" w:rsidR="000A3718" w:rsidRDefault="00BE7DC3">
            <w:pPr>
              <w:pStyle w:val="tableparagraph"/>
            </w:pPr>
            <w:r>
              <w:rPr>
                <w:rFonts w:hint="eastAsia"/>
              </w:rPr>
              <w:t>提出済の採択回（　　　　　　）</w:t>
            </w:r>
          </w:p>
        </w:tc>
      </w:tr>
      <w:tr w:rsidR="000A3718" w14:paraId="3ECA0EC7"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F" w14:textId="77777777" w:rsidR="000A3718" w:rsidRDefault="000A3718">
            <w:pPr>
              <w:pStyle w:val="tableparagraph"/>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C0" w14:textId="77777777" w:rsidR="000A3718" w:rsidRDefault="00BE7DC3">
            <w:pPr>
              <w:pStyle w:val="tableparagraph"/>
            </w:pPr>
            <w:r>
              <w:rPr>
                <w:rFonts w:hint="eastAsia"/>
              </w:rPr>
              <w:t>（</w:t>
            </w:r>
            <w:r>
              <w:rPr>
                <w:rFonts w:hint="eastAsia"/>
              </w:rPr>
              <w:t>3</w:t>
            </w:r>
            <w:r>
              <w:rPr>
                <w:rFonts w:hint="eastAsia"/>
              </w:rPr>
              <w:t>）小規模事業者持続化補助金</w:t>
            </w:r>
            <w:r>
              <w:rPr>
                <w:rFonts w:hint="eastAsia"/>
                <w:color w:val="FF0000"/>
              </w:rPr>
              <w:t>【低感染リスク型ビジネス枠】</w:t>
            </w:r>
            <w:r>
              <w:rPr>
                <w:rFonts w:hint="eastAsia"/>
              </w:rPr>
              <w:t>で、持続化補助金の採択・交付決定を受け、補助事業を実施した事業者か否か。</w:t>
            </w:r>
          </w:p>
          <w:p w14:paraId="3ECA0EC1" w14:textId="77777777" w:rsidR="000A3718" w:rsidRDefault="00BE7DC3">
            <w:pPr>
              <w:pStyle w:val="tableparagraph"/>
              <w:spacing w:line="300" w:lineRule="exact"/>
              <w:rPr>
                <w:sz w:val="18"/>
                <w:szCs w:val="18"/>
              </w:rPr>
            </w:pPr>
            <w:r>
              <w:rPr>
                <w:rFonts w:hint="eastAsia"/>
                <w:sz w:val="18"/>
                <w:szCs w:val="18"/>
              </w:rPr>
              <w:t>※該当する場合は、採択回を選択してください。</w:t>
            </w:r>
          </w:p>
          <w:p w14:paraId="3ECA0EC2" w14:textId="77777777" w:rsidR="000A3718" w:rsidRDefault="00BE7DC3">
            <w:pPr>
              <w:pStyle w:val="tableparagraph"/>
              <w:spacing w:line="300" w:lineRule="exac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3" w14:textId="77777777" w:rsidR="000A3718" w:rsidRDefault="00C20A0E">
            <w:pPr>
              <w:pStyle w:val="tableparagraph"/>
              <w:jc w:val="both"/>
            </w:pPr>
            <w:sdt>
              <w:sdtPr>
                <w:rPr>
                  <w:rStyle w:val="tableparagraph0"/>
                </w:rPr>
                <w:id w:val="144835612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C4" w14:textId="77777777" w:rsidR="000A3718" w:rsidRDefault="00BE7DC3">
            <w:pPr>
              <w:pStyle w:val="tableparagraph"/>
              <w:spacing w:before="120"/>
              <w:jc w:val="both"/>
            </w:pPr>
            <w:r>
              <w:rPr>
                <w:rFonts w:hint="eastAsia"/>
              </w:rPr>
              <w:t>採択回（選択）</w:t>
            </w:r>
          </w:p>
          <w:p w14:paraId="3ECA0EC5" w14:textId="77777777" w:rsidR="000A3718" w:rsidRDefault="00C20A0E">
            <w:pPr>
              <w:pStyle w:val="tableparagraph"/>
              <w:jc w:val="both"/>
              <w:rPr>
                <w:rStyle w:val="tableparagraph0"/>
              </w:rPr>
            </w:pPr>
            <w:sdt>
              <w:sdtPr>
                <w:rPr>
                  <w:rStyle w:val="tableparagraph0"/>
                </w:rPr>
                <w:id w:val="201094274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3794502"/>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807971941"/>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1423377433"/>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96731038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68829095"/>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6</w:t>
            </w:r>
          </w:p>
          <w:p w14:paraId="3ECA0EC6" w14:textId="77777777" w:rsidR="000A3718" w:rsidRDefault="000A3718">
            <w:pPr>
              <w:pStyle w:val="tableparagraph"/>
            </w:pPr>
          </w:p>
        </w:tc>
      </w:tr>
      <w:tr w:rsidR="000A3718" w14:paraId="3ECA0ECB"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8" w14:textId="77777777" w:rsidR="000A3718" w:rsidRDefault="000A3718">
            <w:pPr>
              <w:pStyle w:val="tableparagraph"/>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C9"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A" w14:textId="34982E12" w:rsidR="000A3718" w:rsidRDefault="00C20A0E">
            <w:pPr>
              <w:pStyle w:val="tableparagraph"/>
            </w:pPr>
            <w:sdt>
              <w:sdtPr>
                <w:rPr>
                  <w:rStyle w:val="tableparagraph0"/>
                </w:rPr>
                <w:id w:val="172460034"/>
                <w15:appearance w15:val="hidden"/>
                <w14:checkbox>
                  <w14:checked w14:val="1"/>
                  <w14:checkedState w14:val="0052" w14:font="Wingdings 2"/>
                  <w14:uncheckedState w14:val="00A3" w14:font="Wingdings 2"/>
                </w14:checkbox>
              </w:sdtPr>
              <w:sdtEndPr>
                <w:rPr>
                  <w:rStyle w:val="tableparagraph0"/>
                </w:rPr>
              </w:sdtEnd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D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C"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CD"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CE"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CF"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0" w14:textId="77777777" w:rsidR="000A3718" w:rsidRDefault="00C20A0E">
            <w:pPr>
              <w:pStyle w:val="tableparagraph"/>
            </w:pPr>
            <w:sdt>
              <w:sdtPr>
                <w:rPr>
                  <w:rStyle w:val="tableparagraph0"/>
                </w:rPr>
                <w:id w:val="171776274"/>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411742549"/>
                <w15:appearance w15:val="hidden"/>
                <w14:checkbox>
                  <w14:checked w14:val="0"/>
                  <w14:checkedState w14:val="0052" w14:font="Wingdings 2"/>
                  <w14:uncheckedState w14:val="00A3" w14:font="Wingdings 2"/>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D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2" w14:textId="77777777" w:rsidR="000A3718" w:rsidRDefault="000A3718">
            <w:pPr>
              <w:pStyle w:val="tableparagraph"/>
            </w:pPr>
          </w:p>
        </w:tc>
        <w:tc>
          <w:tcPr>
            <w:tcW w:w="120" w:type="pct"/>
            <w:gridSpan w:val="2"/>
            <w:vMerge/>
            <w:tcBorders>
              <w:left w:val="single" w:sz="4" w:space="0" w:color="3B3838" w:themeColor="background2" w:themeShade="40"/>
              <w:right w:val="single" w:sz="4" w:space="0" w:color="3B3838" w:themeColor="background2" w:themeShade="40"/>
            </w:tcBorders>
            <w:vAlign w:val="center"/>
          </w:tcPr>
          <w:p w14:paraId="3ECA0ED3" w14:textId="77777777" w:rsidR="000A3718" w:rsidRDefault="000A3718">
            <w:pPr>
              <w:pStyle w:val="tableparagraph"/>
            </w:pPr>
          </w:p>
        </w:tc>
        <w:tc>
          <w:tcPr>
            <w:tcW w:w="2858" w:type="pct"/>
            <w:gridSpan w:val="3"/>
            <w:vMerge/>
            <w:tcBorders>
              <w:left w:val="single" w:sz="4" w:space="0" w:color="3B3838" w:themeColor="background2" w:themeShade="40"/>
              <w:right w:val="single" w:sz="4" w:space="0" w:color="3B3838" w:themeColor="background2" w:themeShade="40"/>
            </w:tcBorders>
            <w:vAlign w:val="center"/>
          </w:tcPr>
          <w:p w14:paraId="3ECA0ED4"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5" w14:textId="77777777" w:rsidR="000A3718" w:rsidRDefault="00BE7DC3">
            <w:pPr>
              <w:pStyle w:val="tableparagraph"/>
            </w:pPr>
            <w:r>
              <w:rPr>
                <w:rFonts w:hint="eastAsia"/>
              </w:rPr>
              <w:t>提出済の採択回（　　　　　）</w:t>
            </w:r>
          </w:p>
        </w:tc>
      </w:tr>
      <w:tr w:rsidR="00815082" w14:paraId="2269C818" w14:textId="77777777" w:rsidTr="00815082">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21FCEEE4" w14:textId="77777777" w:rsidR="00815082" w:rsidRDefault="00815082" w:rsidP="005A1807">
            <w:pPr>
              <w:pStyle w:val="tableparagraph"/>
            </w:pPr>
          </w:p>
        </w:tc>
        <w:tc>
          <w:tcPr>
            <w:tcW w:w="2978" w:type="pct"/>
            <w:gridSpan w:val="5"/>
            <w:vMerge w:val="restart"/>
            <w:tcBorders>
              <w:left w:val="single" w:sz="4" w:space="0" w:color="3B3838" w:themeColor="background2" w:themeShade="40"/>
              <w:right w:val="single" w:sz="4" w:space="0" w:color="3B3838" w:themeColor="background2" w:themeShade="40"/>
            </w:tcBorders>
          </w:tcPr>
          <w:p w14:paraId="123380E0" w14:textId="7B2A2279" w:rsidR="00815082" w:rsidRDefault="00815082" w:rsidP="00815082">
            <w:pPr>
              <w:pStyle w:val="tableparagraph"/>
              <w:jc w:val="both"/>
            </w:pPr>
            <w:r>
              <w:rPr>
                <w:rFonts w:hint="eastAsia"/>
              </w:rPr>
              <w:t>（</w:t>
            </w:r>
            <w:r>
              <w:rPr>
                <w:rFonts w:hint="eastAsia"/>
              </w:rPr>
              <w:t>4</w:t>
            </w:r>
            <w:r>
              <w:rPr>
                <w:rFonts w:hint="eastAsia"/>
              </w:rPr>
              <w:t>）小規模事業者持続化補助金</w:t>
            </w:r>
            <w:r>
              <w:rPr>
                <w:rFonts w:hint="eastAsia"/>
                <w:color w:val="FF0000"/>
              </w:rPr>
              <w:t>【創業型】</w:t>
            </w:r>
            <w:r>
              <w:rPr>
                <w:rFonts w:hint="eastAsia"/>
              </w:rPr>
              <w:t>の、第</w:t>
            </w:r>
            <w:r>
              <w:rPr>
                <w:rFonts w:hint="eastAsia"/>
              </w:rPr>
              <w:t>1</w:t>
            </w:r>
            <w:r>
              <w:rPr>
                <w:rFonts w:hint="eastAsia"/>
              </w:rPr>
              <w:t>回公募に申請した、または第</w:t>
            </w:r>
            <w:r>
              <w:rPr>
                <w:rFonts w:hint="eastAsia"/>
              </w:rPr>
              <w:t>2</w:t>
            </w:r>
            <w:r>
              <w:rPr>
                <w:rFonts w:hint="eastAsia"/>
              </w:rPr>
              <w:t>回公募に申請する事業者か否か。</w:t>
            </w:r>
          </w:p>
          <w:p w14:paraId="706DE2D4" w14:textId="5C9038A2" w:rsidR="00815082" w:rsidRPr="005A1807" w:rsidRDefault="00815082" w:rsidP="00815082">
            <w:pPr>
              <w:pStyle w:val="tableparagraph"/>
              <w:jc w:val="both"/>
              <w:rPr>
                <w:sz w:val="18"/>
                <w:szCs w:val="18"/>
              </w:rPr>
            </w:pPr>
            <w:r w:rsidRPr="005A1807">
              <w:rPr>
                <w:rFonts w:hint="eastAsia"/>
                <w:sz w:val="18"/>
                <w:szCs w:val="18"/>
              </w:rPr>
              <w:t>※</w:t>
            </w:r>
            <w:r>
              <w:rPr>
                <w:rFonts w:hint="eastAsia"/>
                <w:sz w:val="18"/>
                <w:szCs w:val="18"/>
              </w:rPr>
              <w:t>該当する</w:t>
            </w:r>
            <w:r w:rsidRPr="005A1807">
              <w:rPr>
                <w:rFonts w:hint="eastAsia"/>
                <w:sz w:val="18"/>
                <w:szCs w:val="18"/>
              </w:rPr>
              <w:t>事業者は、第</w:t>
            </w:r>
            <w:r w:rsidRPr="005A1807">
              <w:rPr>
                <w:rFonts w:hint="eastAsia"/>
                <w:sz w:val="18"/>
                <w:szCs w:val="18"/>
              </w:rPr>
              <w:t>18</w:t>
            </w:r>
            <w:r w:rsidRPr="005A1807">
              <w:rPr>
                <w:rFonts w:hint="eastAsia"/>
                <w:sz w:val="18"/>
                <w:szCs w:val="18"/>
              </w:rPr>
              <w:t>回公募への申請はできません。</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7754E92A" w14:textId="6B0D95FC" w:rsidR="00815082" w:rsidRDefault="00C20A0E" w:rsidP="005A1807">
            <w:pPr>
              <w:pStyle w:val="tableparagraph"/>
              <w:jc w:val="both"/>
            </w:pPr>
            <w:sdt>
              <w:sdtPr>
                <w:rPr>
                  <w:rStyle w:val="tableparagraph0"/>
                </w:rPr>
                <w:id w:val="-1097630052"/>
                <w15:appearance w15:val="hidden"/>
                <w14:checkbox>
                  <w14:checked w14:val="0"/>
                  <w14:checkedState w14:val="0052" w14:font="Wingdings 2"/>
                  <w14:uncheckedState w14:val="00A3" w14:font="Wingdings 2"/>
                </w14:checkbox>
              </w:sdtPr>
              <w:sdtEndPr>
                <w:rPr>
                  <w:rStyle w:val="tableparagraph0"/>
                </w:rPr>
              </w:sdtEndPr>
              <w:sdtContent>
                <w:r w:rsidR="00815082">
                  <w:rPr>
                    <w:rStyle w:val="tableparagraph0"/>
                  </w:rPr>
                  <w:sym w:font="Wingdings 2" w:char="F0A3"/>
                </w:r>
              </w:sdtContent>
            </w:sdt>
            <w:r w:rsidR="00815082">
              <w:rPr>
                <w:rStyle w:val="tableparagraph0"/>
                <w:rFonts w:hint="eastAsia"/>
              </w:rPr>
              <w:t xml:space="preserve"> </w:t>
            </w:r>
            <w:r w:rsidR="00815082">
              <w:rPr>
                <w:rStyle w:val="tableparagraph0"/>
                <w:rFonts w:hint="eastAsia"/>
              </w:rPr>
              <w:t>申請した（または申請する）</w:t>
            </w:r>
          </w:p>
          <w:p w14:paraId="0F81DFE7" w14:textId="5EF2E710" w:rsidR="00815082" w:rsidRDefault="00815082" w:rsidP="005A1807">
            <w:pPr>
              <w:pStyle w:val="tableparagraph"/>
              <w:spacing w:before="120"/>
              <w:jc w:val="both"/>
            </w:pPr>
            <w:r>
              <w:rPr>
                <w:rFonts w:hint="eastAsia"/>
              </w:rPr>
              <w:t>申請回（選択）</w:t>
            </w:r>
          </w:p>
          <w:p w14:paraId="01C3306A" w14:textId="77777777" w:rsidR="00815082" w:rsidRDefault="00C20A0E" w:rsidP="00A71795">
            <w:pPr>
              <w:pStyle w:val="tableparagraph"/>
              <w:rPr>
                <w:rStyle w:val="tableparagraph0"/>
              </w:rPr>
            </w:pPr>
            <w:sdt>
              <w:sdtPr>
                <w:rPr>
                  <w:rStyle w:val="tableparagraph0"/>
                </w:rPr>
                <w:id w:val="-1875455358"/>
                <w15:appearance w15:val="hidden"/>
                <w14:checkbox>
                  <w14:checked w14:val="0"/>
                  <w14:checkedState w14:val="0052" w14:font="Wingdings 2"/>
                  <w14:uncheckedState w14:val="00A3" w14:font="Wingdings 2"/>
                </w14:checkbox>
              </w:sdtPr>
              <w:sdtEndPr>
                <w:rPr>
                  <w:rStyle w:val="tableparagraph0"/>
                </w:rPr>
              </w:sdtEndPr>
              <w:sdtContent>
                <w:r w:rsidR="00815082">
                  <w:rPr>
                    <w:rStyle w:val="tableparagraph0"/>
                  </w:rPr>
                  <w:sym w:font="Wingdings 2" w:char="F0A3"/>
                </w:r>
              </w:sdtContent>
            </w:sdt>
            <w:r w:rsidR="00815082">
              <w:rPr>
                <w:rStyle w:val="tableparagraph0"/>
                <w:rFonts w:hint="eastAsia"/>
              </w:rPr>
              <w:t xml:space="preserve"> 1  </w:t>
            </w:r>
            <w:sdt>
              <w:sdtPr>
                <w:rPr>
                  <w:rStyle w:val="tableparagraph0"/>
                </w:rPr>
                <w:id w:val="1011962777"/>
                <w15:appearance w15:val="hidden"/>
                <w14:checkbox>
                  <w14:checked w14:val="0"/>
                  <w14:checkedState w14:val="0052" w14:font="Wingdings 2"/>
                  <w14:uncheckedState w14:val="00A3" w14:font="Wingdings 2"/>
                </w14:checkbox>
              </w:sdtPr>
              <w:sdtEndPr>
                <w:rPr>
                  <w:rStyle w:val="tableparagraph0"/>
                </w:rPr>
              </w:sdtEndPr>
              <w:sdtContent>
                <w:r w:rsidR="00815082">
                  <w:rPr>
                    <w:rStyle w:val="tableparagraph0"/>
                  </w:rPr>
                  <w:sym w:font="Wingdings 2" w:char="F0A3"/>
                </w:r>
              </w:sdtContent>
            </w:sdt>
            <w:r w:rsidR="00815082">
              <w:rPr>
                <w:rStyle w:val="tableparagraph0"/>
                <w:rFonts w:hint="eastAsia"/>
              </w:rPr>
              <w:t xml:space="preserve"> 2 </w:t>
            </w:r>
          </w:p>
          <w:p w14:paraId="42A3D687" w14:textId="156F3C63" w:rsidR="00815082" w:rsidRDefault="00815082" w:rsidP="00A71795">
            <w:pPr>
              <w:pStyle w:val="tableparagraph"/>
            </w:pPr>
          </w:p>
        </w:tc>
      </w:tr>
      <w:tr w:rsidR="00815082" w14:paraId="3D74C10D" w14:textId="77777777" w:rsidTr="0008479C">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A25E765" w14:textId="77777777" w:rsidR="00815082" w:rsidRDefault="00815082" w:rsidP="005A1807">
            <w:pPr>
              <w:pStyle w:val="tableparagraph"/>
            </w:pPr>
          </w:p>
        </w:tc>
        <w:tc>
          <w:tcPr>
            <w:tcW w:w="2978" w:type="pct"/>
            <w:gridSpan w:val="5"/>
            <w:vMerge/>
            <w:tcBorders>
              <w:left w:val="single" w:sz="4" w:space="0" w:color="3B3838" w:themeColor="background2" w:themeShade="40"/>
              <w:right w:val="single" w:sz="4" w:space="0" w:color="3B3838" w:themeColor="background2" w:themeShade="40"/>
            </w:tcBorders>
            <w:vAlign w:val="center"/>
          </w:tcPr>
          <w:p w14:paraId="5B2AD2B3" w14:textId="77777777" w:rsidR="00815082" w:rsidRDefault="00815082" w:rsidP="005A1807">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14E20209" w14:textId="339150B7" w:rsidR="00815082" w:rsidRDefault="00C20A0E" w:rsidP="005A1807">
            <w:pPr>
              <w:pStyle w:val="tableparagraph"/>
              <w:jc w:val="both"/>
              <w:rPr>
                <w:rStyle w:val="tableparagraph0"/>
              </w:rPr>
            </w:pPr>
            <w:sdt>
              <w:sdtPr>
                <w:rPr>
                  <w:rStyle w:val="tableparagraph0"/>
                </w:rPr>
                <w:id w:val="482435453"/>
                <w15:appearance w15:val="hidden"/>
                <w14:checkbox>
                  <w14:checked w14:val="1"/>
                  <w14:checkedState w14:val="0052" w14:font="Wingdings 2"/>
                  <w14:uncheckedState w14:val="00A3" w14:font="Wingdings 2"/>
                </w14:checkbox>
              </w:sdtPr>
              <w:sdtEndPr>
                <w:rPr>
                  <w:rStyle w:val="tableparagraph0"/>
                </w:rPr>
              </w:sdtEndPr>
              <w:sdtContent>
                <w:r w:rsidR="009166A1">
                  <w:rPr>
                    <w:rStyle w:val="tableparagraph0"/>
                  </w:rPr>
                  <w:sym w:font="Wingdings 2" w:char="F052"/>
                </w:r>
              </w:sdtContent>
            </w:sdt>
            <w:r w:rsidR="00BE7DC3">
              <w:rPr>
                <w:rStyle w:val="tableparagraph0"/>
                <w:rFonts w:hint="eastAsia"/>
              </w:rPr>
              <w:t xml:space="preserve"> </w:t>
            </w:r>
            <w:r w:rsidR="00BE7DC3">
              <w:rPr>
                <w:rStyle w:val="tableparagraph0"/>
                <w:rFonts w:hint="eastAsia"/>
              </w:rPr>
              <w:t>申請していない</w:t>
            </w:r>
          </w:p>
        </w:tc>
      </w:tr>
      <w:tr w:rsidR="005A1807" w14:paraId="3ECA0EDA"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7" w14:textId="77777777" w:rsidR="005A1807" w:rsidRDefault="005A1807" w:rsidP="005A1807">
            <w:pPr>
              <w:pStyle w:val="tableparagraph"/>
            </w:pPr>
          </w:p>
        </w:tc>
        <w:tc>
          <w:tcPr>
            <w:tcW w:w="4886" w:type="pct"/>
            <w:gridSpan w:val="6"/>
            <w:tcBorders>
              <w:left w:val="single" w:sz="4" w:space="0" w:color="3B3838" w:themeColor="background2" w:themeShade="40"/>
              <w:right w:val="single" w:sz="4" w:space="0" w:color="3B3838" w:themeColor="background2" w:themeShade="40"/>
            </w:tcBorders>
            <w:vAlign w:val="center"/>
          </w:tcPr>
          <w:p w14:paraId="3ECA0ED8" w14:textId="77777777" w:rsidR="005A1807" w:rsidRDefault="005A1807" w:rsidP="005A1807">
            <w:pPr>
              <w:pStyle w:val="tableparagraph"/>
              <w:rPr>
                <w:color w:val="FF0000"/>
              </w:rPr>
            </w:pPr>
            <w:r>
              <w:rPr>
                <w:rFonts w:hint="eastAsia"/>
                <w:color w:val="FF0000"/>
              </w:rPr>
              <w:t>＜上記（</w:t>
            </w:r>
            <w:r>
              <w:rPr>
                <w:rFonts w:hint="eastAsia"/>
                <w:color w:val="FF0000"/>
              </w:rPr>
              <w:t>1</w:t>
            </w:r>
            <w:r>
              <w:rPr>
                <w:rFonts w:hint="eastAsia"/>
                <w:color w:val="FF0000"/>
              </w:rPr>
              <w:t>）～（</w:t>
            </w:r>
            <w:r>
              <w:rPr>
                <w:rFonts w:hint="eastAsia"/>
                <w:color w:val="FF0000"/>
              </w:rPr>
              <w:t>3</w:t>
            </w:r>
            <w:r>
              <w:rPr>
                <w:rFonts w:hint="eastAsia"/>
                <w:color w:val="FF0000"/>
              </w:rPr>
              <w:t>）のいずれかで「補助事業者」に該当する方のみ対象＞</w:t>
            </w:r>
          </w:p>
          <w:p w14:paraId="3ECA0ED9" w14:textId="77777777" w:rsidR="005A1807" w:rsidRDefault="005A1807" w:rsidP="005A1807">
            <w:pPr>
              <w:pStyle w:val="tableparagraph"/>
            </w:pPr>
            <w:r>
              <w:rPr>
                <w:rFonts w:hint="eastAsia"/>
              </w:rPr>
              <w:t>それぞれ該当する回の補助事業での販路開拓先、販路開拓方法、成果を記載した上で、今回の補助事業との違いを記載してください。（共同申請による実施は、代表事業者名を明示のこと）</w:t>
            </w:r>
          </w:p>
        </w:tc>
      </w:tr>
      <w:tr w:rsidR="005A1807" w14:paraId="3ECA0EDF" w14:textId="77777777">
        <w:trPr>
          <w:trHeight w:val="1999"/>
        </w:trPr>
        <w:tc>
          <w:tcPr>
            <w:tcW w:w="114" w:type="pct"/>
            <w:vMerge/>
            <w:tcBorders>
              <w:left w:val="single" w:sz="4" w:space="0" w:color="3B3838" w:themeColor="background2" w:themeShade="40"/>
              <w:right w:val="single" w:sz="4" w:space="0" w:color="3B3838" w:themeColor="background2" w:themeShade="40"/>
            </w:tcBorders>
            <w:vAlign w:val="center"/>
          </w:tcPr>
          <w:p w14:paraId="3ECA0EDB" w14:textId="77777777" w:rsidR="005A1807" w:rsidRDefault="005A1807" w:rsidP="005A1807">
            <w:pPr>
              <w:pStyle w:val="tableparagraph"/>
            </w:pPr>
          </w:p>
        </w:tc>
        <w:tc>
          <w:tcPr>
            <w:tcW w:w="4886" w:type="pct"/>
            <w:gridSpan w:val="6"/>
            <w:tcBorders>
              <w:left w:val="single" w:sz="4" w:space="0" w:color="3B3838" w:themeColor="background2" w:themeShade="40"/>
              <w:right w:val="single" w:sz="4" w:space="0" w:color="3B3838" w:themeColor="background2" w:themeShade="40"/>
            </w:tcBorders>
          </w:tcPr>
          <w:p w14:paraId="3ECA0EDC" w14:textId="77777777" w:rsidR="005A1807" w:rsidRDefault="005A1807" w:rsidP="005A1807">
            <w:pPr>
              <w:pStyle w:val="tableparagraph"/>
              <w:jc w:val="both"/>
            </w:pPr>
            <w:r>
              <w:rPr>
                <w:rFonts w:hint="eastAsia"/>
              </w:rPr>
              <w:t>＜今回の補助事業との違い＞</w:t>
            </w:r>
          </w:p>
          <w:p w14:paraId="3ECA0EDD" w14:textId="77777777" w:rsidR="005A1807" w:rsidRDefault="005A1807" w:rsidP="005A1807">
            <w:pPr>
              <w:pStyle w:val="tableparagraph"/>
              <w:jc w:val="both"/>
            </w:pPr>
          </w:p>
          <w:p w14:paraId="40D2B135" w14:textId="77777777" w:rsidR="004B7FBD" w:rsidRDefault="004B7FBD" w:rsidP="005A1807">
            <w:pPr>
              <w:pStyle w:val="tableparagraph"/>
              <w:jc w:val="both"/>
            </w:pPr>
          </w:p>
          <w:p w14:paraId="66CF5EBF" w14:textId="77777777" w:rsidR="00BE7DC3" w:rsidRDefault="00BE7DC3" w:rsidP="005A1807">
            <w:pPr>
              <w:pStyle w:val="tableparagraph"/>
              <w:jc w:val="both"/>
            </w:pPr>
          </w:p>
          <w:p w14:paraId="0B1068EB" w14:textId="77777777" w:rsidR="004B7FBD" w:rsidRDefault="004B7FBD" w:rsidP="005A1807">
            <w:pPr>
              <w:pStyle w:val="tableparagraph"/>
              <w:jc w:val="both"/>
            </w:pPr>
          </w:p>
          <w:p w14:paraId="7BFE0BE2" w14:textId="77777777" w:rsidR="004B7FBD" w:rsidRDefault="004B7FBD" w:rsidP="005A1807">
            <w:pPr>
              <w:pStyle w:val="tableparagraph"/>
              <w:jc w:val="both"/>
            </w:pPr>
          </w:p>
          <w:p w14:paraId="0A72B013" w14:textId="77777777" w:rsidR="004B7FBD" w:rsidRDefault="004B7FBD" w:rsidP="005A1807">
            <w:pPr>
              <w:pStyle w:val="tableparagraph"/>
              <w:jc w:val="both"/>
            </w:pPr>
          </w:p>
          <w:p w14:paraId="6DE74E05" w14:textId="77777777" w:rsidR="004B7FBD" w:rsidRDefault="004B7FBD" w:rsidP="005A1807">
            <w:pPr>
              <w:pStyle w:val="tableparagraph"/>
              <w:jc w:val="both"/>
            </w:pPr>
          </w:p>
          <w:p w14:paraId="3ECA0EDE" w14:textId="77777777" w:rsidR="005A1807" w:rsidRDefault="005A1807" w:rsidP="005A1807">
            <w:pPr>
              <w:pStyle w:val="tableparagraph"/>
              <w:jc w:val="both"/>
            </w:pPr>
          </w:p>
        </w:tc>
      </w:tr>
    </w:tbl>
    <w:p w14:paraId="3ECA0EEC" w14:textId="77777777" w:rsidR="000A3718" w:rsidRDefault="000A3718">
      <w:pPr>
        <w:pStyle w:val="tableparagraph"/>
      </w:pPr>
    </w:p>
    <w:p w14:paraId="3ECA0EED" w14:textId="77777777" w:rsidR="000A3718" w:rsidRDefault="00BE7DC3">
      <w:pPr>
        <w:pStyle w:val="tableparagraph"/>
      </w:pPr>
      <w:r>
        <w:br w:type="page"/>
      </w:r>
    </w:p>
    <w:p w14:paraId="3ECA0EEE" w14:textId="77777777" w:rsidR="000A3718" w:rsidRDefault="00BE7DC3">
      <w:pPr>
        <w:pStyle w:val="caseheaddig1"/>
        <w:rPr>
          <w:rFonts w:eastAsiaTheme="minorEastAsia"/>
          <w:lang w:eastAsia="zh-TW"/>
        </w:rPr>
      </w:pPr>
      <w:r>
        <w:rPr>
          <w:rFonts w:hint="eastAsia"/>
          <w:lang w:eastAsia="zh-TW"/>
        </w:rPr>
        <w:lastRenderedPageBreak/>
        <w:t>経営計画入力（様式</w:t>
      </w:r>
      <w:r>
        <w:rPr>
          <w:rFonts w:hint="eastAsia"/>
          <w:lang w:eastAsia="zh-TW"/>
        </w:rPr>
        <w:t>2</w:t>
      </w:r>
      <w:r>
        <w:rPr>
          <w:rFonts w:hint="eastAsia"/>
          <w:lang w:eastAsia="zh-TW"/>
        </w:rPr>
        <w:t>）</w:t>
      </w:r>
    </w:p>
    <w:p w14:paraId="3ECA0EEF" w14:textId="77777777" w:rsidR="000A3718" w:rsidRDefault="000A3718">
      <w:pPr>
        <w:pStyle w:val="caseheading3"/>
        <w:rPr>
          <w:lang w:eastAsia="zh-TW"/>
        </w:rPr>
      </w:pPr>
    </w:p>
    <w:tbl>
      <w:tblPr>
        <w:tblStyle w:val="aa"/>
        <w:tblW w:w="0" w:type="auto"/>
        <w:tblBorders>
          <w:top w:val="single" w:sz="36" w:space="0" w:color="8F91C6"/>
          <w:left w:val="single" w:sz="36" w:space="0" w:color="8F91C6"/>
          <w:bottom w:val="single" w:sz="36" w:space="0" w:color="8F91C6"/>
          <w:right w:val="single" w:sz="36" w:space="0" w:color="8F91C6"/>
          <w:insideH w:val="none" w:sz="0" w:space="0" w:color="auto"/>
          <w:insideV w:val="none" w:sz="0" w:space="0" w:color="auto"/>
        </w:tblBorders>
        <w:tblCellMar>
          <w:top w:w="170" w:type="dxa"/>
          <w:left w:w="227" w:type="dxa"/>
          <w:bottom w:w="170" w:type="dxa"/>
          <w:right w:w="227" w:type="dxa"/>
        </w:tblCellMar>
        <w:tblLook w:val="04A0" w:firstRow="1" w:lastRow="0" w:firstColumn="1" w:lastColumn="0" w:noHBand="0" w:noVBand="1"/>
      </w:tblPr>
      <w:tblGrid>
        <w:gridCol w:w="9774"/>
      </w:tblGrid>
      <w:tr w:rsidR="000A3718" w14:paraId="3ECA0EF3" w14:textId="77777777">
        <w:tc>
          <w:tcPr>
            <w:tcW w:w="10406" w:type="dxa"/>
          </w:tcPr>
          <w:p w14:paraId="3ECA0EF0" w14:textId="77777777" w:rsidR="000A3718" w:rsidRDefault="00BE7DC3">
            <w:pPr>
              <w:rPr>
                <w:b/>
                <w:bCs/>
              </w:rPr>
            </w:pPr>
            <w:r>
              <w:rPr>
                <w:rFonts w:hint="eastAsia"/>
                <w:b/>
                <w:bCs/>
              </w:rPr>
              <w:t>※「経営計画入力（様式</w:t>
            </w:r>
            <w:r>
              <w:rPr>
                <w:rFonts w:hint="eastAsia"/>
                <w:b/>
                <w:bCs/>
              </w:rPr>
              <w:t>2</w:t>
            </w:r>
            <w:r>
              <w:rPr>
                <w:rFonts w:hint="eastAsia"/>
                <w:b/>
                <w:bCs/>
              </w:rPr>
              <w:t>）」と「補助事業計画入力（様式</w:t>
            </w:r>
            <w:r>
              <w:rPr>
                <w:rFonts w:hint="eastAsia"/>
                <w:b/>
                <w:bCs/>
              </w:rPr>
              <w:t>2</w:t>
            </w:r>
            <w:r>
              <w:rPr>
                <w:rFonts w:hint="eastAsia"/>
                <w:b/>
                <w:bCs/>
              </w:rPr>
              <w:t>）」の文字数について</w:t>
            </w:r>
          </w:p>
          <w:p w14:paraId="3ECA0EF2" w14:textId="504D29E1" w:rsidR="000A3718" w:rsidRDefault="00BE7DC3">
            <w:r>
              <w:rPr>
                <w:rFonts w:hint="eastAsia"/>
              </w:rPr>
              <w:t>電子申請システムに入力する文字数の目安は、「経営計画入力（様式</w:t>
            </w:r>
            <w:r>
              <w:rPr>
                <w:rFonts w:hint="eastAsia"/>
              </w:rPr>
              <w:t>2</w:t>
            </w:r>
            <w:r>
              <w:rPr>
                <w:rFonts w:hint="eastAsia"/>
              </w:rPr>
              <w:t>）」と「補助事業計画入力（様式</w:t>
            </w:r>
            <w:r>
              <w:rPr>
                <w:rFonts w:hint="eastAsia"/>
              </w:rPr>
              <w:t>2</w:t>
            </w:r>
            <w:r>
              <w:rPr>
                <w:rFonts w:hint="eastAsia"/>
              </w:rPr>
              <w:t>）」の合計で「</w:t>
            </w:r>
            <w:r>
              <w:rPr>
                <w:rFonts w:hint="eastAsia"/>
              </w:rPr>
              <w:t>10,000</w:t>
            </w:r>
            <w:r>
              <w:rPr>
                <w:rFonts w:hint="eastAsia"/>
              </w:rPr>
              <w:t>文字程度」までと指示されています。</w:t>
            </w:r>
            <w:r>
              <w:rPr>
                <w:rFonts w:hint="eastAsia"/>
              </w:rPr>
              <w:t>10,000</w:t>
            </w:r>
            <w:r>
              <w:rPr>
                <w:rFonts w:hint="eastAsia"/>
              </w:rPr>
              <w:t>文字には、もともと電子申請システムに設定されている見出し（例：「</w:t>
            </w:r>
            <w:r>
              <w:rPr>
                <w:rFonts w:hint="eastAsia"/>
              </w:rPr>
              <w:t>1.</w:t>
            </w:r>
            <w:r>
              <w:rPr>
                <w:rFonts w:hint="eastAsia"/>
              </w:rPr>
              <w:t>企業概要」や「</w:t>
            </w:r>
            <w:r>
              <w:rPr>
                <w:rFonts w:hint="eastAsia"/>
              </w:rPr>
              <w:t>1-1.</w:t>
            </w:r>
            <w:r>
              <w:rPr>
                <w:rFonts w:hint="eastAsia"/>
              </w:rPr>
              <w:t>自社の概要」など）は含みません。また、事業環境変化加点などの加点項目や過去の補助事業の違いを入力する文字数なども含みません。</w:t>
            </w:r>
          </w:p>
        </w:tc>
      </w:tr>
    </w:tbl>
    <w:p w14:paraId="3ECA0EF4" w14:textId="77777777" w:rsidR="000A3718" w:rsidRDefault="000A3718"/>
    <w:p w14:paraId="3ECA0EF5" w14:textId="77777777" w:rsidR="000A3718" w:rsidRDefault="00BE7DC3">
      <w:pPr>
        <w:pStyle w:val="caseheading2"/>
        <w:rPr>
          <w:lang w:eastAsia="zh-TW"/>
        </w:rPr>
      </w:pPr>
      <w:r>
        <w:rPr>
          <w:rFonts w:hint="eastAsia"/>
          <w:lang w:eastAsia="zh-TW"/>
        </w:rPr>
        <w:t>1.</w:t>
      </w:r>
      <w:r>
        <w:rPr>
          <w:lang w:eastAsia="zh-TW"/>
        </w:rPr>
        <w:t>企業概要</w:t>
      </w:r>
    </w:p>
    <w:p w14:paraId="3ECA0EF6" w14:textId="77777777" w:rsidR="000A3718" w:rsidRDefault="00BE7DC3">
      <w:pPr>
        <w:pStyle w:val="caseheading3"/>
      </w:pPr>
      <w:r>
        <w:rPr>
          <w:rFonts w:hint="eastAsia"/>
        </w:rPr>
        <w:t>1-1.</w:t>
      </w:r>
      <w:r>
        <w:t>自社の概要</w:t>
      </w:r>
    </w:p>
    <w:tbl>
      <w:tblPr>
        <w:tblStyle w:val="aa"/>
        <w:tblpPr w:leftFromText="170" w:rightFromText="170" w:vertAnchor="text" w:tblpY="1"/>
        <w:tblOverlap w:val="never"/>
        <w:tblW w:w="0" w:type="auto"/>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03" w14:textId="77777777">
        <w:trPr>
          <w:trHeight w:val="132"/>
        </w:trPr>
        <w:tc>
          <w:tcPr>
            <w:tcW w:w="10456" w:type="dxa"/>
          </w:tcPr>
          <w:p w14:paraId="3ECA0EF7" w14:textId="77777777" w:rsidR="000A3718" w:rsidRDefault="00BE7DC3">
            <w:pPr>
              <w:pStyle w:val="caseheading4first"/>
              <w:framePr w:hSpace="0" w:wrap="auto" w:vAnchor="margin" w:yAlign="inline"/>
              <w:suppressOverlap w:val="0"/>
            </w:pPr>
            <w:r>
              <w:rPr>
                <w:rFonts w:hint="eastAsia"/>
              </w:rPr>
              <w:t>1-1-1.</w:t>
            </w:r>
            <w:r>
              <w:t>概要</w:t>
            </w:r>
          </w:p>
          <w:p w14:paraId="7019CBA3" w14:textId="77777777" w:rsidR="00830D0D" w:rsidRPr="00830D0D" w:rsidRDefault="00830D0D" w:rsidP="00830D0D">
            <w:pPr>
              <w:pStyle w:val="caseheading4first"/>
              <w:framePr w:hSpace="0" w:wrap="auto" w:vAnchor="margin" w:yAlign="inline"/>
              <w:suppressOverlap w:val="0"/>
              <w:rPr>
                <w:b w:val="0"/>
                <w:bCs/>
              </w:rPr>
            </w:pPr>
            <w:r w:rsidRPr="00830D0D">
              <w:rPr>
                <w:b w:val="0"/>
                <w:bCs/>
              </w:rPr>
              <w:t>当事業者は、東京都大田区において「西馬込学習教室」を運営し、主に小・中・高校生を対象とした学習支援事業を展開している。</w:t>
            </w:r>
            <w:r w:rsidRPr="00830D0D">
              <w:rPr>
                <w:b w:val="0"/>
                <w:bCs/>
              </w:rPr>
              <w:br/>
            </w:r>
            <w:r w:rsidRPr="00830D0D">
              <w:rPr>
                <w:b w:val="0"/>
                <w:bCs/>
              </w:rPr>
              <w:t>開設以来</w:t>
            </w:r>
            <w:r w:rsidRPr="00830D0D">
              <w:rPr>
                <w:b w:val="0"/>
                <w:bCs/>
              </w:rPr>
              <w:t>30</w:t>
            </w:r>
            <w:r w:rsidRPr="00830D0D">
              <w:rPr>
                <w:b w:val="0"/>
                <w:bCs/>
              </w:rPr>
              <w:t>年以上にわたり、地域密着型の指導ときめ細やかな学習サポートを特徴としており、特に英検対策や資格取得指導に強みを持つ。</w:t>
            </w:r>
            <w:r w:rsidRPr="00830D0D">
              <w:rPr>
                <w:b w:val="0"/>
                <w:bCs/>
              </w:rPr>
              <w:br/>
              <w:t>2025</w:t>
            </w:r>
            <w:r w:rsidRPr="00830D0D">
              <w:rPr>
                <w:b w:val="0"/>
                <w:bCs/>
              </w:rPr>
              <w:t>年度第</w:t>
            </w:r>
            <w:r w:rsidRPr="00830D0D">
              <w:rPr>
                <w:b w:val="0"/>
                <w:bCs/>
              </w:rPr>
              <w:t>2</w:t>
            </w:r>
            <w:r w:rsidRPr="00830D0D">
              <w:rPr>
                <w:b w:val="0"/>
                <w:bCs/>
              </w:rPr>
              <w:t>回実用英語技能検定（英検）では、受験した塾生全員が合格するという実績を達成し、地域内外から高い評価を得ている。</w:t>
            </w:r>
          </w:p>
          <w:p w14:paraId="28A61677" w14:textId="77777777" w:rsidR="00830D0D" w:rsidRPr="00830D0D" w:rsidRDefault="00830D0D" w:rsidP="00830D0D">
            <w:pPr>
              <w:pStyle w:val="caseheading4first"/>
              <w:framePr w:hSpace="0" w:wrap="auto" w:vAnchor="margin" w:yAlign="inline"/>
              <w:suppressOverlap w:val="0"/>
              <w:rPr>
                <w:b w:val="0"/>
                <w:bCs/>
              </w:rPr>
            </w:pPr>
            <w:r w:rsidRPr="00830D0D">
              <w:rPr>
                <w:b w:val="0"/>
                <w:bCs/>
              </w:rPr>
              <w:t>現在は、英検準会場登録校としての地位を生かし、英検</w:t>
            </w:r>
            <w:r w:rsidRPr="00830D0D">
              <w:rPr>
                <w:b w:val="0"/>
                <w:bCs/>
              </w:rPr>
              <w:t>CBT</w:t>
            </w:r>
            <w:r w:rsidRPr="00830D0D">
              <w:rPr>
                <w:b w:val="0"/>
                <w:bCs/>
              </w:rPr>
              <w:t>（</w:t>
            </w:r>
            <w:r w:rsidRPr="00830D0D">
              <w:rPr>
                <w:b w:val="0"/>
                <w:bCs/>
              </w:rPr>
              <w:t>Computer Based Test</w:t>
            </w:r>
            <w:r w:rsidRPr="00830D0D">
              <w:rPr>
                <w:b w:val="0"/>
                <w:bCs/>
              </w:rPr>
              <w:t>）形式への対応を進めている。</w:t>
            </w:r>
            <w:r w:rsidRPr="00830D0D">
              <w:rPr>
                <w:b w:val="0"/>
                <w:bCs/>
              </w:rPr>
              <w:br/>
            </w:r>
            <w:r w:rsidRPr="00830D0D">
              <w:rPr>
                <w:b w:val="0"/>
                <w:bCs/>
              </w:rPr>
              <w:t>防音・照明・</w:t>
            </w:r>
            <w:r w:rsidRPr="00830D0D">
              <w:rPr>
                <w:b w:val="0"/>
                <w:bCs/>
              </w:rPr>
              <w:t>ICT</w:t>
            </w:r>
            <w:r w:rsidRPr="00830D0D">
              <w:rPr>
                <w:b w:val="0"/>
                <w:bCs/>
              </w:rPr>
              <w:t>設備を強化することで、試験本番と同様の環境でトレーニングができるモデル校を目指しており、</w:t>
            </w:r>
            <w:r w:rsidRPr="00830D0D">
              <w:rPr>
                <w:b w:val="0"/>
                <w:bCs/>
              </w:rPr>
              <w:br/>
            </w:r>
            <w:r w:rsidRPr="00830D0D">
              <w:rPr>
                <w:b w:val="0"/>
                <w:bCs/>
              </w:rPr>
              <w:t>さらに</w:t>
            </w:r>
            <w:r w:rsidRPr="00830D0D">
              <w:rPr>
                <w:b w:val="0"/>
                <w:bCs/>
              </w:rPr>
              <w:t>e</w:t>
            </w:r>
            <w:r w:rsidRPr="00830D0D">
              <w:rPr>
                <w:b w:val="0"/>
                <w:bCs/>
              </w:rPr>
              <w:t>トレ教材を用いた理科・社会の自学支援も導入している。</w:t>
            </w:r>
            <w:r w:rsidRPr="00830D0D">
              <w:rPr>
                <w:b w:val="0"/>
                <w:bCs/>
              </w:rPr>
              <w:br/>
            </w:r>
            <w:r w:rsidRPr="00830D0D">
              <w:rPr>
                <w:b w:val="0"/>
                <w:bCs/>
              </w:rPr>
              <w:t>これにより、教科知識だけでなく、自ら課題を発見・解決できる学習姿勢を育成している。</w:t>
            </w:r>
          </w:p>
          <w:p w14:paraId="06B89C97" w14:textId="5C5819E1" w:rsidR="00830D0D" w:rsidRDefault="00830D0D" w:rsidP="00830D0D">
            <w:pPr>
              <w:pStyle w:val="caseheading4first"/>
              <w:framePr w:hSpace="0" w:wrap="auto" w:vAnchor="margin" w:yAlign="inline"/>
              <w:suppressOverlap w:val="0"/>
              <w:rPr>
                <w:b w:val="0"/>
                <w:bCs/>
              </w:rPr>
            </w:pPr>
            <w:r w:rsidRPr="00830D0D">
              <w:rPr>
                <w:b w:val="0"/>
                <w:bCs/>
              </w:rPr>
              <w:t>今後は、このノウハウを活かして静岡県浜松市に新たな教育拠点を設置し、</w:t>
            </w:r>
            <w:r w:rsidRPr="00830D0D">
              <w:rPr>
                <w:b w:val="0"/>
                <w:bCs/>
              </w:rPr>
              <w:br/>
            </w:r>
            <w:r w:rsidRPr="00830D0D">
              <w:rPr>
                <w:b w:val="0"/>
                <w:bCs/>
              </w:rPr>
              <w:t>自社運営の美容サロン「</w:t>
            </w:r>
            <w:r w:rsidRPr="00830D0D">
              <w:rPr>
                <w:b w:val="0"/>
                <w:bCs/>
              </w:rPr>
              <w:t>La Pace</w:t>
            </w:r>
            <w:r w:rsidRPr="00830D0D">
              <w:rPr>
                <w:b w:val="0"/>
                <w:bCs/>
              </w:rPr>
              <w:t>（ラパーチェ）」内に教育スペースを併設</w:t>
            </w:r>
            <w:r w:rsidR="003B6416">
              <w:rPr>
                <w:rFonts w:hint="eastAsia"/>
                <w:b w:val="0"/>
                <w:bCs/>
              </w:rPr>
              <w:t>し、</w:t>
            </w:r>
            <w:r w:rsidRPr="00830D0D">
              <w:rPr>
                <w:b w:val="0"/>
                <w:bCs/>
              </w:rPr>
              <w:br/>
            </w:r>
            <w:r w:rsidRPr="00830D0D">
              <w:rPr>
                <w:b w:val="0"/>
                <w:bCs/>
              </w:rPr>
              <w:t>学習と美容を融合した</w:t>
            </w:r>
            <w:r w:rsidRPr="00830D0D">
              <w:rPr>
                <w:b w:val="0"/>
                <w:bCs/>
              </w:rPr>
              <w:t>“</w:t>
            </w:r>
            <w:r w:rsidRPr="00830D0D">
              <w:rPr>
                <w:b w:val="0"/>
                <w:bCs/>
              </w:rPr>
              <w:t>親子で通える複合型スクール</w:t>
            </w:r>
            <w:r w:rsidRPr="00830D0D">
              <w:rPr>
                <w:b w:val="0"/>
                <w:bCs/>
              </w:rPr>
              <w:t>”</w:t>
            </w:r>
            <w:r w:rsidRPr="00830D0D">
              <w:rPr>
                <w:b w:val="0"/>
                <w:bCs/>
              </w:rPr>
              <w:t>として、教育の新しい形を展開</w:t>
            </w:r>
            <w:r w:rsidR="003B6416">
              <w:rPr>
                <w:rFonts w:hint="eastAsia"/>
                <w:b w:val="0"/>
                <w:bCs/>
              </w:rPr>
              <w:t>したい</w:t>
            </w:r>
            <w:r w:rsidRPr="00830D0D">
              <w:rPr>
                <w:b w:val="0"/>
                <w:bCs/>
              </w:rPr>
              <w:t>。</w:t>
            </w:r>
            <w:r w:rsidRPr="00830D0D">
              <w:rPr>
                <w:b w:val="0"/>
                <w:bCs/>
              </w:rPr>
              <w:br/>
            </w:r>
            <w:r w:rsidRPr="00830D0D">
              <w:rPr>
                <w:b w:val="0"/>
                <w:bCs/>
              </w:rPr>
              <w:t>東京の高品質教育モデルを地方に水平展開することで、教育格差の是正と女性の社会参加促進の両立を図る。</w:t>
            </w:r>
          </w:p>
          <w:p w14:paraId="175F8281" w14:textId="77777777" w:rsidR="003B6416" w:rsidRPr="00830D0D" w:rsidRDefault="003B6416" w:rsidP="00830D0D">
            <w:pPr>
              <w:pStyle w:val="caseheading4first"/>
              <w:framePr w:hSpace="0" w:wrap="auto" w:vAnchor="margin" w:yAlign="inline"/>
              <w:suppressOverlap w:val="0"/>
              <w:rPr>
                <w:b w:val="0"/>
                <w:bCs/>
              </w:rPr>
            </w:pPr>
          </w:p>
          <w:p w14:paraId="5EBF339C" w14:textId="06B623A3" w:rsidR="009166A1" w:rsidRPr="00A608DE" w:rsidRDefault="009166A1">
            <w:pPr>
              <w:pStyle w:val="caseheading4first"/>
              <w:framePr w:hSpace="0" w:wrap="auto" w:vAnchor="margin" w:yAlign="inline"/>
              <w:suppressOverlap w:val="0"/>
            </w:pPr>
            <w:r w:rsidRPr="00A608DE">
              <w:rPr>
                <w:rFonts w:hint="eastAsia"/>
              </w:rPr>
              <w:lastRenderedPageBreak/>
              <w:t>＜西馬込学習教室の概要＞</w:t>
            </w:r>
          </w:p>
          <w:p w14:paraId="55BDA1A4" w14:textId="6EC539DB" w:rsidR="009166A1" w:rsidRDefault="009166A1">
            <w:pPr>
              <w:pStyle w:val="caseheading4first"/>
              <w:framePr w:hSpace="0" w:wrap="auto" w:vAnchor="margin" w:yAlign="inline"/>
              <w:suppressOverlap w:val="0"/>
              <w:rPr>
                <w:b w:val="0"/>
                <w:bCs/>
              </w:rPr>
            </w:pPr>
            <w:r>
              <w:rPr>
                <w:rFonts w:hint="eastAsia"/>
                <w:b w:val="0"/>
                <w:bCs/>
              </w:rPr>
              <w:t>所在地：</w:t>
            </w:r>
            <w:r w:rsidRPr="009166A1">
              <w:rPr>
                <w:rFonts w:hint="eastAsia"/>
                <w:b w:val="0"/>
                <w:bCs/>
              </w:rPr>
              <w:t>東京都大田区西馬込</w:t>
            </w:r>
            <w:r w:rsidRPr="009166A1">
              <w:rPr>
                <w:rFonts w:hint="eastAsia"/>
                <w:b w:val="0"/>
                <w:bCs/>
              </w:rPr>
              <w:t>2-22-4</w:t>
            </w:r>
          </w:p>
          <w:p w14:paraId="582A458C" w14:textId="108E461D" w:rsidR="009166A1" w:rsidRDefault="009166A1">
            <w:pPr>
              <w:pStyle w:val="caseheading4first"/>
              <w:framePr w:hSpace="0" w:wrap="auto" w:vAnchor="margin" w:yAlign="inline"/>
              <w:suppressOverlap w:val="0"/>
              <w:rPr>
                <w:b w:val="0"/>
                <w:bCs/>
              </w:rPr>
            </w:pPr>
            <w:r>
              <w:rPr>
                <w:rFonts w:hint="eastAsia"/>
                <w:b w:val="0"/>
                <w:bCs/>
              </w:rPr>
              <w:t>営業時間：平日</w:t>
            </w:r>
            <w:r>
              <w:rPr>
                <w:rFonts w:hint="eastAsia"/>
                <w:b w:val="0"/>
                <w:bCs/>
              </w:rPr>
              <w:t>16</w:t>
            </w:r>
            <w:r w:rsidR="00A608DE">
              <w:rPr>
                <w:rFonts w:hint="eastAsia"/>
                <w:b w:val="0"/>
                <w:bCs/>
              </w:rPr>
              <w:t>：</w:t>
            </w:r>
            <w:r w:rsidR="00A608DE">
              <w:rPr>
                <w:rFonts w:hint="eastAsia"/>
                <w:b w:val="0"/>
                <w:bCs/>
              </w:rPr>
              <w:t>00</w:t>
            </w:r>
            <w:r>
              <w:rPr>
                <w:rFonts w:hint="eastAsia"/>
                <w:b w:val="0"/>
                <w:bCs/>
              </w:rPr>
              <w:t>～</w:t>
            </w:r>
            <w:r>
              <w:rPr>
                <w:rFonts w:hint="eastAsia"/>
                <w:b w:val="0"/>
                <w:bCs/>
              </w:rPr>
              <w:t>21</w:t>
            </w:r>
            <w:r w:rsidR="00A608DE">
              <w:rPr>
                <w:rFonts w:hint="eastAsia"/>
                <w:b w:val="0"/>
                <w:bCs/>
              </w:rPr>
              <w:t>：</w:t>
            </w:r>
            <w:r w:rsidR="00A608DE">
              <w:rPr>
                <w:rFonts w:hint="eastAsia"/>
                <w:b w:val="0"/>
                <w:bCs/>
              </w:rPr>
              <w:t>00</w:t>
            </w:r>
            <w:r>
              <w:rPr>
                <w:rFonts w:hint="eastAsia"/>
                <w:b w:val="0"/>
                <w:bCs/>
              </w:rPr>
              <w:t>、土曜</w:t>
            </w:r>
            <w:r w:rsidR="00A608DE">
              <w:rPr>
                <w:rFonts w:hint="eastAsia"/>
                <w:b w:val="0"/>
                <w:bCs/>
              </w:rPr>
              <w:t>12</w:t>
            </w:r>
            <w:r w:rsidR="00A608DE">
              <w:rPr>
                <w:rFonts w:hint="eastAsia"/>
                <w:b w:val="0"/>
                <w:bCs/>
              </w:rPr>
              <w:t>：</w:t>
            </w:r>
            <w:r w:rsidR="00A608DE">
              <w:rPr>
                <w:rFonts w:hint="eastAsia"/>
                <w:b w:val="0"/>
                <w:bCs/>
              </w:rPr>
              <w:t>30</w:t>
            </w:r>
            <w:r w:rsidR="00A608DE">
              <w:rPr>
                <w:rFonts w:hint="eastAsia"/>
                <w:b w:val="0"/>
                <w:bCs/>
              </w:rPr>
              <w:t>～</w:t>
            </w:r>
            <w:r w:rsidR="00A608DE">
              <w:rPr>
                <w:rFonts w:hint="eastAsia"/>
                <w:b w:val="0"/>
                <w:bCs/>
              </w:rPr>
              <w:t>19</w:t>
            </w:r>
            <w:r w:rsidR="00A608DE">
              <w:rPr>
                <w:rFonts w:hint="eastAsia"/>
                <w:b w:val="0"/>
                <w:bCs/>
              </w:rPr>
              <w:t>：</w:t>
            </w:r>
            <w:r w:rsidR="00A608DE">
              <w:rPr>
                <w:rFonts w:hint="eastAsia"/>
                <w:b w:val="0"/>
                <w:bCs/>
              </w:rPr>
              <w:t>00</w:t>
            </w:r>
          </w:p>
          <w:p w14:paraId="744F11DE" w14:textId="0AB164FB" w:rsidR="009166A1" w:rsidRDefault="009166A1">
            <w:pPr>
              <w:pStyle w:val="caseheading4first"/>
              <w:framePr w:hSpace="0" w:wrap="auto" w:vAnchor="margin" w:yAlign="inline"/>
              <w:suppressOverlap w:val="0"/>
              <w:rPr>
                <w:b w:val="0"/>
                <w:bCs/>
              </w:rPr>
            </w:pPr>
            <w:r>
              <w:rPr>
                <w:rFonts w:hint="eastAsia"/>
                <w:b w:val="0"/>
                <w:bCs/>
              </w:rPr>
              <w:t>事業内容：</w:t>
            </w:r>
            <w:r w:rsidR="00A608DE">
              <w:rPr>
                <w:rFonts w:hint="eastAsia"/>
                <w:b w:val="0"/>
                <w:bCs/>
              </w:rPr>
              <w:t>子供向け学習教室</w:t>
            </w:r>
          </w:p>
          <w:p w14:paraId="5F899377" w14:textId="3CB5E320" w:rsidR="00A608DE" w:rsidRPr="00A608DE" w:rsidRDefault="00A608DE" w:rsidP="00A608DE">
            <w:pPr>
              <w:pStyle w:val="caseheading4first"/>
              <w:framePr w:hSpace="0" w:wrap="auto" w:vAnchor="margin" w:yAlign="inline"/>
              <w:suppressOverlap w:val="0"/>
            </w:pPr>
            <w:r w:rsidRPr="00A608DE">
              <w:rPr>
                <w:rFonts w:hint="eastAsia"/>
              </w:rPr>
              <w:t>＜親子で通える学びとケアの複合拠点</w:t>
            </w:r>
            <w:r>
              <w:rPr>
                <w:rFonts w:hint="eastAsia"/>
              </w:rPr>
              <w:t>「</w:t>
            </w:r>
            <w:r>
              <w:rPr>
                <w:rFonts w:hint="eastAsia"/>
              </w:rPr>
              <w:t>la pace</w:t>
            </w:r>
            <w:r>
              <w:rPr>
                <w:rFonts w:hint="eastAsia"/>
              </w:rPr>
              <w:t>」</w:t>
            </w:r>
            <w:r w:rsidRPr="00A608DE">
              <w:rPr>
                <w:rFonts w:hint="eastAsia"/>
              </w:rPr>
              <w:t>の概要＞</w:t>
            </w:r>
          </w:p>
          <w:p w14:paraId="63156CC0" w14:textId="0754846F" w:rsidR="00A608DE" w:rsidRDefault="00A608DE" w:rsidP="00A608DE">
            <w:pPr>
              <w:pStyle w:val="caseheading4first"/>
              <w:framePr w:hSpace="0" w:wrap="auto" w:vAnchor="margin" w:yAlign="inline"/>
              <w:suppressOverlap w:val="0"/>
              <w:rPr>
                <w:b w:val="0"/>
                <w:bCs/>
              </w:rPr>
            </w:pPr>
            <w:r>
              <w:rPr>
                <w:rFonts w:hint="eastAsia"/>
                <w:b w:val="0"/>
                <w:bCs/>
              </w:rPr>
              <w:t>所在地：</w:t>
            </w:r>
            <w:r w:rsidR="00F76595">
              <w:rPr>
                <w:rFonts w:hint="eastAsia"/>
                <w:b w:val="0"/>
                <w:bCs/>
              </w:rPr>
              <w:t>静岡県浜松市中央区曳馬</w:t>
            </w:r>
            <w:r w:rsidR="00F76595">
              <w:rPr>
                <w:rFonts w:hint="eastAsia"/>
                <w:b w:val="0"/>
                <w:bCs/>
              </w:rPr>
              <w:t xml:space="preserve">6-19-11 </w:t>
            </w:r>
            <w:r w:rsidR="00F76595">
              <w:rPr>
                <w:rFonts w:hint="eastAsia"/>
                <w:b w:val="0"/>
                <w:bCs/>
              </w:rPr>
              <w:t>上島ビル</w:t>
            </w:r>
            <w:r w:rsidR="000A4736">
              <w:rPr>
                <w:rFonts w:hint="eastAsia"/>
                <w:b w:val="0"/>
                <w:bCs/>
              </w:rPr>
              <w:t>102</w:t>
            </w:r>
          </w:p>
          <w:p w14:paraId="47F9F3A4" w14:textId="30EA4D04" w:rsidR="00A608DE" w:rsidRDefault="00A608DE" w:rsidP="00A608DE">
            <w:pPr>
              <w:pStyle w:val="caseheading4first"/>
              <w:framePr w:hSpace="0" w:wrap="auto" w:vAnchor="margin" w:yAlign="inline"/>
              <w:suppressOverlap w:val="0"/>
              <w:rPr>
                <w:b w:val="0"/>
                <w:bCs/>
              </w:rPr>
            </w:pPr>
            <w:r>
              <w:rPr>
                <w:rFonts w:hint="eastAsia"/>
                <w:b w:val="0"/>
                <w:bCs/>
              </w:rPr>
              <w:t>営業時間：</w:t>
            </w:r>
            <w:r w:rsidR="003E1273">
              <w:rPr>
                <w:rFonts w:hint="eastAsia"/>
                <w:b w:val="0"/>
                <w:bCs/>
              </w:rPr>
              <w:t>平日月水</w:t>
            </w:r>
            <w:r w:rsidR="003E1273">
              <w:rPr>
                <w:rFonts w:hint="eastAsia"/>
                <w:b w:val="0"/>
                <w:bCs/>
              </w:rPr>
              <w:t>9</w:t>
            </w:r>
            <w:r>
              <w:rPr>
                <w:rFonts w:hint="eastAsia"/>
                <w:b w:val="0"/>
                <w:bCs/>
              </w:rPr>
              <w:t>：</w:t>
            </w:r>
            <w:r w:rsidR="003E1273">
              <w:rPr>
                <w:rFonts w:hint="eastAsia"/>
                <w:b w:val="0"/>
                <w:bCs/>
              </w:rPr>
              <w:t>00</w:t>
            </w:r>
            <w:r>
              <w:rPr>
                <w:rFonts w:hint="eastAsia"/>
                <w:b w:val="0"/>
                <w:bCs/>
              </w:rPr>
              <w:t>～</w:t>
            </w:r>
            <w:r w:rsidR="003E1273">
              <w:rPr>
                <w:rFonts w:hint="eastAsia"/>
                <w:b w:val="0"/>
                <w:bCs/>
              </w:rPr>
              <w:t>14: 00</w:t>
            </w:r>
            <w:r>
              <w:rPr>
                <w:rFonts w:hint="eastAsia"/>
                <w:b w:val="0"/>
                <w:bCs/>
              </w:rPr>
              <w:t>、</w:t>
            </w:r>
            <w:r w:rsidR="003E1273">
              <w:rPr>
                <w:rFonts w:hint="eastAsia"/>
                <w:b w:val="0"/>
                <w:bCs/>
              </w:rPr>
              <w:t xml:space="preserve">20:00-22:30  </w:t>
            </w:r>
            <w:r w:rsidR="003E1273">
              <w:rPr>
                <w:rFonts w:hint="eastAsia"/>
                <w:b w:val="0"/>
                <w:bCs/>
              </w:rPr>
              <w:t>木</w:t>
            </w:r>
            <w:r w:rsidR="003E1273">
              <w:rPr>
                <w:rFonts w:hint="eastAsia"/>
                <w:b w:val="0"/>
                <w:bCs/>
              </w:rPr>
              <w:t>20:00-22:30</w:t>
            </w:r>
          </w:p>
          <w:p w14:paraId="471A7E39" w14:textId="7656A043" w:rsidR="00503300" w:rsidRDefault="00A608DE" w:rsidP="00A608DE">
            <w:pPr>
              <w:pStyle w:val="caseheading4first"/>
              <w:framePr w:hSpace="0" w:wrap="auto" w:vAnchor="margin" w:yAlign="inline"/>
              <w:suppressOverlap w:val="0"/>
              <w:rPr>
                <w:b w:val="0"/>
                <w:bCs/>
              </w:rPr>
            </w:pPr>
            <w:r>
              <w:rPr>
                <w:rFonts w:hint="eastAsia"/>
                <w:b w:val="0"/>
                <w:bCs/>
              </w:rPr>
              <w:t>事業内容：</w:t>
            </w:r>
            <w:r w:rsidR="00503300" w:rsidRPr="00503300">
              <w:rPr>
                <w:b w:val="0"/>
                <w:bCs/>
              </w:rPr>
              <w:br/>
            </w:r>
            <w:r w:rsidR="00503300" w:rsidRPr="00503300">
              <w:rPr>
                <w:b w:val="0"/>
                <w:bCs/>
              </w:rPr>
              <w:t xml:space="preserve">　・美容・脱毛・フェイシャル等の施術（親世代向け）</w:t>
            </w:r>
            <w:r w:rsidR="00503300" w:rsidRPr="00503300">
              <w:rPr>
                <w:b w:val="0"/>
                <w:bCs/>
              </w:rPr>
              <w:br/>
            </w:r>
            <w:r w:rsidR="00503300" w:rsidRPr="00503300">
              <w:rPr>
                <w:b w:val="0"/>
                <w:bCs/>
              </w:rPr>
              <w:t xml:space="preserve">　・親子が同時間帯に安心して利用できる共用スペース運営</w:t>
            </w:r>
          </w:p>
          <w:p w14:paraId="5531E846" w14:textId="1B907FEA" w:rsidR="008F68E7" w:rsidRDefault="008F68E7" w:rsidP="00A608DE">
            <w:pPr>
              <w:pStyle w:val="caseheading4first"/>
              <w:framePr w:hSpace="0" w:wrap="auto" w:vAnchor="margin" w:yAlign="inline"/>
              <w:suppressOverlap w:val="0"/>
              <w:rPr>
                <w:b w:val="0"/>
                <w:bCs/>
              </w:rPr>
            </w:pPr>
            <w:r>
              <w:rPr>
                <w:rFonts w:hint="eastAsia"/>
                <w:b w:val="0"/>
                <w:bCs/>
              </w:rPr>
              <w:t>今後の予定</w:t>
            </w:r>
          </w:p>
          <w:p w14:paraId="536F3225" w14:textId="6BE399B1" w:rsidR="00503300" w:rsidRDefault="00503300" w:rsidP="00A608DE">
            <w:pPr>
              <w:pStyle w:val="caseheading4first"/>
              <w:framePr w:hSpace="0" w:wrap="auto" w:vAnchor="margin" w:yAlign="inline"/>
              <w:suppressOverlap w:val="0"/>
              <w:rPr>
                <w:b w:val="0"/>
                <w:bCs/>
              </w:rPr>
            </w:pPr>
            <w:r w:rsidRPr="00503300">
              <w:rPr>
                <w:b w:val="0"/>
                <w:bCs/>
              </w:rPr>
              <w:t xml:space="preserve">　・英検講習および自習支援（小・中学生向け）</w:t>
            </w:r>
          </w:p>
          <w:p w14:paraId="19CCC40B" w14:textId="1D40E4C8" w:rsidR="00A608DE" w:rsidRDefault="008F68E7">
            <w:pPr>
              <w:pStyle w:val="caseheading4first"/>
              <w:framePr w:hSpace="0" w:wrap="auto" w:vAnchor="margin" w:yAlign="inline"/>
              <w:suppressOverlap w:val="0"/>
              <w:rPr>
                <w:b w:val="0"/>
                <w:bCs/>
              </w:rPr>
            </w:pPr>
            <w:r w:rsidRPr="00503300">
              <w:rPr>
                <w:b w:val="0"/>
                <w:bCs/>
              </w:rPr>
              <w:t xml:space="preserve">　・教育と美容を融合した「英検合格応援プラン（教育</w:t>
            </w:r>
            <w:r w:rsidRPr="00503300">
              <w:rPr>
                <w:b w:val="0"/>
                <w:bCs/>
              </w:rPr>
              <w:t>×</w:t>
            </w:r>
            <w:r w:rsidRPr="00503300">
              <w:rPr>
                <w:b w:val="0"/>
                <w:bCs/>
              </w:rPr>
              <w:t>美容パッケージ）」の提供</w:t>
            </w:r>
          </w:p>
          <w:p w14:paraId="3ECA0EFA" w14:textId="77777777" w:rsidR="000A3718" w:rsidRDefault="00BE7DC3">
            <w:pPr>
              <w:pStyle w:val="caseheading4second"/>
            </w:pPr>
            <w:r>
              <w:rPr>
                <w:rFonts w:hint="eastAsia"/>
              </w:rPr>
              <w:t>1-1-2.</w:t>
            </w:r>
            <w:r>
              <w:rPr>
                <w:rFonts w:hint="eastAsia"/>
              </w:rPr>
              <w:t>主な製品・サービス</w:t>
            </w:r>
          </w:p>
          <w:tbl>
            <w:tblPr>
              <w:tblStyle w:val="aa"/>
              <w:tblW w:w="0" w:type="auto"/>
              <w:tblLook w:val="04A0" w:firstRow="1" w:lastRow="0" w:firstColumn="1" w:lastColumn="0" w:noHBand="0" w:noVBand="1"/>
            </w:tblPr>
            <w:tblGrid>
              <w:gridCol w:w="1134"/>
              <w:gridCol w:w="3597"/>
              <w:gridCol w:w="2498"/>
            </w:tblGrid>
            <w:tr w:rsidR="009166A1" w14:paraId="4C148867" w14:textId="77777777" w:rsidTr="009166A1">
              <w:trPr>
                <w:trHeight w:val="428"/>
              </w:trPr>
              <w:tc>
                <w:tcPr>
                  <w:tcW w:w="1134" w:type="dxa"/>
                </w:tcPr>
                <w:p w14:paraId="226FD2FE" w14:textId="20676DBD" w:rsidR="009166A1" w:rsidRDefault="009166A1" w:rsidP="00C20A0E">
                  <w:pPr>
                    <w:framePr w:hSpace="170" w:wrap="around" w:vAnchor="text" w:hAnchor="text" w:y="1"/>
                    <w:suppressOverlap/>
                  </w:pPr>
                  <w:r>
                    <w:rPr>
                      <w:rFonts w:hint="eastAsia"/>
                    </w:rPr>
                    <w:t>NO</w:t>
                  </w:r>
                </w:p>
              </w:tc>
              <w:tc>
                <w:tcPr>
                  <w:tcW w:w="3597" w:type="dxa"/>
                </w:tcPr>
                <w:p w14:paraId="1A8E2939" w14:textId="7F0E350D" w:rsidR="009166A1" w:rsidRDefault="009166A1" w:rsidP="00C20A0E">
                  <w:pPr>
                    <w:framePr w:hSpace="170" w:wrap="around" w:vAnchor="text" w:hAnchor="text" w:y="1"/>
                    <w:suppressOverlap/>
                  </w:pPr>
                  <w:r>
                    <w:rPr>
                      <w:rFonts w:hint="eastAsia"/>
                    </w:rPr>
                    <w:t>項目</w:t>
                  </w:r>
                </w:p>
              </w:tc>
              <w:tc>
                <w:tcPr>
                  <w:tcW w:w="2498" w:type="dxa"/>
                </w:tcPr>
                <w:p w14:paraId="36FE1265" w14:textId="542495A8" w:rsidR="009166A1" w:rsidRDefault="009166A1" w:rsidP="00C20A0E">
                  <w:pPr>
                    <w:framePr w:hSpace="170" w:wrap="around" w:vAnchor="text" w:hAnchor="text" w:y="1"/>
                    <w:suppressOverlap/>
                  </w:pPr>
                  <w:r>
                    <w:rPr>
                      <w:rFonts w:hint="eastAsia"/>
                    </w:rPr>
                    <w:t>売上高（売上比率）</w:t>
                  </w:r>
                </w:p>
              </w:tc>
            </w:tr>
            <w:tr w:rsidR="009166A1" w14:paraId="7039F153" w14:textId="77777777" w:rsidTr="009166A1">
              <w:trPr>
                <w:trHeight w:val="442"/>
              </w:trPr>
              <w:tc>
                <w:tcPr>
                  <w:tcW w:w="1134" w:type="dxa"/>
                </w:tcPr>
                <w:p w14:paraId="4AC1BDD8" w14:textId="3AE9A714" w:rsidR="009166A1" w:rsidRDefault="009166A1" w:rsidP="00C20A0E">
                  <w:pPr>
                    <w:framePr w:hSpace="170" w:wrap="around" w:vAnchor="text" w:hAnchor="text" w:y="1"/>
                    <w:suppressOverlap/>
                  </w:pPr>
                  <w:r>
                    <w:rPr>
                      <w:rFonts w:hint="eastAsia"/>
                    </w:rPr>
                    <w:t>1</w:t>
                  </w:r>
                </w:p>
              </w:tc>
              <w:tc>
                <w:tcPr>
                  <w:tcW w:w="3597" w:type="dxa"/>
                </w:tcPr>
                <w:p w14:paraId="7E35EFFE" w14:textId="0833A234" w:rsidR="009166A1" w:rsidRDefault="009166A1" w:rsidP="00C20A0E">
                  <w:pPr>
                    <w:framePr w:hSpace="170" w:wrap="around" w:vAnchor="text" w:hAnchor="text" w:y="1"/>
                    <w:suppressOverlap/>
                  </w:pPr>
                  <w:r>
                    <w:rPr>
                      <w:rFonts w:hint="eastAsia"/>
                    </w:rPr>
                    <w:t>小中高生向けに個別学習指導</w:t>
                  </w:r>
                </w:p>
              </w:tc>
              <w:tc>
                <w:tcPr>
                  <w:tcW w:w="2498" w:type="dxa"/>
                </w:tcPr>
                <w:p w14:paraId="059CECED" w14:textId="6C0B6CB5" w:rsidR="009166A1" w:rsidRDefault="003E1273" w:rsidP="00C20A0E">
                  <w:pPr>
                    <w:framePr w:hSpace="170" w:wrap="around" w:vAnchor="text" w:hAnchor="text" w:y="1"/>
                    <w:suppressOverlap/>
                  </w:pPr>
                  <w:r>
                    <w:rPr>
                      <w:rFonts w:hint="eastAsia"/>
                    </w:rPr>
                    <w:t>17,000,000</w:t>
                  </w:r>
                </w:p>
              </w:tc>
            </w:tr>
            <w:tr w:rsidR="009166A1" w14:paraId="252FC89C" w14:textId="77777777" w:rsidTr="009166A1">
              <w:trPr>
                <w:trHeight w:val="428"/>
              </w:trPr>
              <w:tc>
                <w:tcPr>
                  <w:tcW w:w="1134" w:type="dxa"/>
                </w:tcPr>
                <w:p w14:paraId="39BA63B3" w14:textId="30BB85AE" w:rsidR="009166A1" w:rsidRDefault="009166A1" w:rsidP="00C20A0E">
                  <w:pPr>
                    <w:framePr w:hSpace="170" w:wrap="around" w:vAnchor="text" w:hAnchor="text" w:y="1"/>
                    <w:suppressOverlap/>
                  </w:pPr>
                  <w:r>
                    <w:rPr>
                      <w:rFonts w:hint="eastAsia"/>
                    </w:rPr>
                    <w:t>2</w:t>
                  </w:r>
                </w:p>
              </w:tc>
              <w:tc>
                <w:tcPr>
                  <w:tcW w:w="3597" w:type="dxa"/>
                </w:tcPr>
                <w:p w14:paraId="4B1CB98C" w14:textId="52D13F68" w:rsidR="009166A1" w:rsidRDefault="009166A1" w:rsidP="00C20A0E">
                  <w:pPr>
                    <w:framePr w:hSpace="170" w:wrap="around" w:vAnchor="text" w:hAnchor="text" w:y="1"/>
                    <w:suppressOverlap/>
                  </w:pPr>
                  <w:r w:rsidRPr="00470BE9">
                    <w:t>英検・漢検準会場運営</w:t>
                  </w:r>
                </w:p>
              </w:tc>
              <w:tc>
                <w:tcPr>
                  <w:tcW w:w="2498" w:type="dxa"/>
                </w:tcPr>
                <w:p w14:paraId="3E8F940F" w14:textId="69173926" w:rsidR="009166A1" w:rsidRDefault="003E1273" w:rsidP="00C20A0E">
                  <w:pPr>
                    <w:framePr w:hSpace="170" w:wrap="around" w:vAnchor="text" w:hAnchor="text" w:y="1"/>
                    <w:suppressOverlap/>
                  </w:pPr>
                  <w:r>
                    <w:rPr>
                      <w:rFonts w:hint="eastAsia"/>
                    </w:rPr>
                    <w:t>130,000</w:t>
                  </w:r>
                </w:p>
              </w:tc>
            </w:tr>
            <w:tr w:rsidR="009166A1" w14:paraId="24B04BAE" w14:textId="77777777" w:rsidTr="009166A1">
              <w:trPr>
                <w:trHeight w:val="428"/>
              </w:trPr>
              <w:tc>
                <w:tcPr>
                  <w:tcW w:w="1134" w:type="dxa"/>
                </w:tcPr>
                <w:p w14:paraId="0CF66232" w14:textId="25042EC4" w:rsidR="009166A1" w:rsidRDefault="009166A1" w:rsidP="00C20A0E">
                  <w:pPr>
                    <w:framePr w:hSpace="170" w:wrap="around" w:vAnchor="text" w:hAnchor="text" w:y="1"/>
                    <w:suppressOverlap/>
                  </w:pPr>
                  <w:r>
                    <w:rPr>
                      <w:rFonts w:hint="eastAsia"/>
                    </w:rPr>
                    <w:t>3</w:t>
                  </w:r>
                </w:p>
              </w:tc>
              <w:tc>
                <w:tcPr>
                  <w:tcW w:w="3597" w:type="dxa"/>
                </w:tcPr>
                <w:p w14:paraId="32FA5375" w14:textId="27576966" w:rsidR="009166A1" w:rsidRPr="009166A1" w:rsidRDefault="009166A1" w:rsidP="00C20A0E">
                  <w:pPr>
                    <w:framePr w:hSpace="170" w:wrap="around" w:vAnchor="text" w:hAnchor="text" w:y="1"/>
                    <w:suppressOverlap/>
                  </w:pPr>
                  <w:r w:rsidRPr="00470BE9">
                    <w:t>英検対策（ライティング・面接）</w:t>
                  </w:r>
                </w:p>
              </w:tc>
              <w:tc>
                <w:tcPr>
                  <w:tcW w:w="2498" w:type="dxa"/>
                </w:tcPr>
                <w:p w14:paraId="6321D9E0" w14:textId="4C969B92" w:rsidR="009166A1" w:rsidRDefault="003E1273" w:rsidP="00C20A0E">
                  <w:pPr>
                    <w:framePr w:hSpace="170" w:wrap="around" w:vAnchor="text" w:hAnchor="text" w:y="1"/>
                    <w:suppressOverlap/>
                  </w:pPr>
                  <w:r>
                    <w:rPr>
                      <w:rFonts w:hint="eastAsia"/>
                    </w:rPr>
                    <w:t>200,000</w:t>
                  </w:r>
                </w:p>
              </w:tc>
            </w:tr>
            <w:tr w:rsidR="009166A1" w14:paraId="10D16F77" w14:textId="77777777" w:rsidTr="009166A1">
              <w:trPr>
                <w:trHeight w:val="442"/>
              </w:trPr>
              <w:tc>
                <w:tcPr>
                  <w:tcW w:w="1134" w:type="dxa"/>
                </w:tcPr>
                <w:p w14:paraId="79EBE3F3" w14:textId="2C82E4C7" w:rsidR="009166A1" w:rsidRDefault="009166A1" w:rsidP="00C20A0E">
                  <w:pPr>
                    <w:framePr w:hSpace="170" w:wrap="around" w:vAnchor="text" w:hAnchor="text" w:y="1"/>
                    <w:suppressOverlap/>
                  </w:pPr>
                  <w:r>
                    <w:rPr>
                      <w:rFonts w:hint="eastAsia"/>
                    </w:rPr>
                    <w:t>4</w:t>
                  </w:r>
                </w:p>
              </w:tc>
              <w:tc>
                <w:tcPr>
                  <w:tcW w:w="3597" w:type="dxa"/>
                </w:tcPr>
                <w:p w14:paraId="37B326F9" w14:textId="435FA0FC" w:rsidR="009166A1" w:rsidRPr="009166A1" w:rsidRDefault="009166A1" w:rsidP="00C20A0E">
                  <w:pPr>
                    <w:framePr w:hSpace="170" w:wrap="around" w:vAnchor="text" w:hAnchor="text" w:y="1"/>
                    <w:suppressOverlap/>
                  </w:pPr>
                  <w:r w:rsidRPr="00470BE9">
                    <w:t>ICT</w:t>
                  </w:r>
                  <w:r w:rsidRPr="00470BE9">
                    <w:t>教材「</w:t>
                  </w:r>
                  <w:r w:rsidRPr="00470BE9">
                    <w:t>e</w:t>
                  </w:r>
                  <w:r w:rsidRPr="00470BE9">
                    <w:t>トレ」による自習支援</w:t>
                  </w:r>
                </w:p>
              </w:tc>
              <w:tc>
                <w:tcPr>
                  <w:tcW w:w="2498" w:type="dxa"/>
                </w:tcPr>
                <w:p w14:paraId="6994E992" w14:textId="6AEA6979" w:rsidR="009166A1" w:rsidRDefault="003E1273" w:rsidP="00C20A0E">
                  <w:pPr>
                    <w:framePr w:hSpace="170" w:wrap="around" w:vAnchor="text" w:hAnchor="text" w:y="1"/>
                    <w:suppressOverlap/>
                  </w:pPr>
                  <w:r>
                    <w:rPr>
                      <w:rFonts w:hint="eastAsia"/>
                    </w:rPr>
                    <w:t>30,000</w:t>
                  </w:r>
                </w:p>
              </w:tc>
            </w:tr>
            <w:tr w:rsidR="006D6C2B" w14:paraId="228300BD" w14:textId="77777777" w:rsidTr="009166A1">
              <w:trPr>
                <w:trHeight w:val="442"/>
              </w:trPr>
              <w:tc>
                <w:tcPr>
                  <w:tcW w:w="1134" w:type="dxa"/>
                </w:tcPr>
                <w:p w14:paraId="54AA33A3" w14:textId="77777777" w:rsidR="006D6C2B" w:rsidRDefault="006D6C2B" w:rsidP="00C20A0E">
                  <w:pPr>
                    <w:framePr w:hSpace="170" w:wrap="around" w:vAnchor="text" w:hAnchor="text" w:y="1"/>
                    <w:suppressOverlap/>
                  </w:pPr>
                </w:p>
              </w:tc>
              <w:tc>
                <w:tcPr>
                  <w:tcW w:w="3597" w:type="dxa"/>
                </w:tcPr>
                <w:p w14:paraId="208BE4C2" w14:textId="77777777" w:rsidR="006D6C2B" w:rsidRPr="00470BE9" w:rsidRDefault="006D6C2B" w:rsidP="00C20A0E">
                  <w:pPr>
                    <w:framePr w:hSpace="170" w:wrap="around" w:vAnchor="text" w:hAnchor="text" w:y="1"/>
                    <w:suppressOverlap/>
                  </w:pPr>
                </w:p>
              </w:tc>
              <w:tc>
                <w:tcPr>
                  <w:tcW w:w="2498" w:type="dxa"/>
                </w:tcPr>
                <w:p w14:paraId="31D3B993" w14:textId="77777777" w:rsidR="006D6C2B" w:rsidRDefault="006D6C2B" w:rsidP="00C20A0E">
                  <w:pPr>
                    <w:framePr w:hSpace="170" w:wrap="around" w:vAnchor="text" w:hAnchor="text" w:y="1"/>
                    <w:suppressOverlap/>
                  </w:pPr>
                </w:p>
              </w:tc>
            </w:tr>
          </w:tbl>
          <w:p w14:paraId="637E12EE" w14:textId="77777777" w:rsidR="006D6C2B" w:rsidRPr="006D6C2B" w:rsidRDefault="006D6C2B" w:rsidP="00470BE9"/>
          <w:p w14:paraId="3ECA0EFD" w14:textId="77777777" w:rsidR="000A3718" w:rsidRDefault="00BE7DC3">
            <w:pPr>
              <w:pStyle w:val="caseheading4second"/>
            </w:pPr>
            <w:r>
              <w:rPr>
                <w:rFonts w:hint="eastAsia"/>
              </w:rPr>
              <w:t>1-1-3.</w:t>
            </w:r>
            <w:r>
              <w:rPr>
                <w:rFonts w:hint="eastAsia"/>
              </w:rPr>
              <w:t>主な顧客</w:t>
            </w:r>
          </w:p>
          <w:p w14:paraId="52B2BD02" w14:textId="77777777" w:rsidR="00BB3F14" w:rsidRPr="00BB3F14" w:rsidRDefault="00BB3F14" w:rsidP="00BB3F14">
            <w:r w:rsidRPr="00BB3F14">
              <w:t>主な顧客は、東京都大田区および静岡県浜松市の小・中・高校生とその保護者である。</w:t>
            </w:r>
            <w:r w:rsidRPr="00BB3F14">
              <w:br/>
            </w:r>
            <w:r w:rsidRPr="00BB3F14">
              <w:t>特に教育意識の高い家庭層が中心で、口コミ・紹介による新規入会者が全体の約</w:t>
            </w:r>
            <w:r w:rsidRPr="00BB3F14">
              <w:t>7</w:t>
            </w:r>
            <w:r w:rsidRPr="00BB3F14">
              <w:t>割を占める。</w:t>
            </w:r>
            <w:r w:rsidRPr="00BB3F14">
              <w:br/>
            </w:r>
            <w:r w:rsidRPr="00BB3F14">
              <w:t>また、英検や漢検の資格取得を目指す生徒や、通信教育やオンライン学習に不安を感じる層からも支持を得ている。</w:t>
            </w:r>
          </w:p>
          <w:p w14:paraId="3ECA0EFF" w14:textId="5F77B9C1" w:rsidR="000A3718" w:rsidRPr="00BB3F14" w:rsidRDefault="00BB3F14">
            <w:r w:rsidRPr="00BB3F14">
              <w:t>浜松拠点では、美容サロンの既存顧客である母親層との連携を活用し、</w:t>
            </w:r>
            <w:r w:rsidRPr="00BB3F14">
              <w:br/>
            </w:r>
            <w:r w:rsidRPr="00BB3F14">
              <w:t>教育</w:t>
            </w:r>
            <w:r w:rsidRPr="00BB3F14">
              <w:t>×</w:t>
            </w:r>
            <w:r w:rsidRPr="00BB3F14">
              <w:t>美容の複合プランにより親子で来店するケースを増やす。</w:t>
            </w:r>
            <w:r w:rsidRPr="00BB3F14">
              <w:br/>
            </w:r>
            <w:r w:rsidRPr="00BB3F14">
              <w:t>これにより、教育サービスの顧客基盤を拡大しながら、美容部門のリピート率向上も実現する。</w:t>
            </w:r>
          </w:p>
          <w:p w14:paraId="3ECA0F00" w14:textId="77777777" w:rsidR="000A3718" w:rsidRDefault="00BE7DC3">
            <w:pPr>
              <w:pStyle w:val="caseheading4second"/>
            </w:pPr>
            <w:r>
              <w:rPr>
                <w:rFonts w:hint="eastAsia"/>
              </w:rPr>
              <w:lastRenderedPageBreak/>
              <w:t>1-1-4.</w:t>
            </w:r>
            <w:r>
              <w:rPr>
                <w:rFonts w:hint="eastAsia"/>
              </w:rPr>
              <w:t>組織体制</w:t>
            </w:r>
          </w:p>
          <w:p w14:paraId="3CB0AAF8" w14:textId="77777777" w:rsidR="00462B89" w:rsidRPr="00462B89" w:rsidRDefault="00462B89" w:rsidP="00462B89">
            <w:r w:rsidRPr="00462B89">
              <w:t>代表者</w:t>
            </w:r>
            <w:r w:rsidRPr="00462B89">
              <w:t>1</w:t>
            </w:r>
            <w:r w:rsidRPr="00462B89">
              <w:t>名、講師</w:t>
            </w:r>
            <w:r w:rsidRPr="00462B89">
              <w:t>2</w:t>
            </w:r>
            <w:r w:rsidRPr="00462B89">
              <w:t>名（パート）、非常勤講師</w:t>
            </w:r>
            <w:r w:rsidRPr="00462B89">
              <w:t>1</w:t>
            </w:r>
            <w:r w:rsidRPr="00462B89">
              <w:t>名の少人数体制で運営。</w:t>
            </w:r>
            <w:r w:rsidRPr="00462B89">
              <w:br/>
            </w:r>
            <w:r w:rsidRPr="00462B89">
              <w:t>代表が全体統括・英語指導・教材開発を担当し、講師が数学・理科などの指導を分担する。</w:t>
            </w:r>
            <w:r w:rsidRPr="00462B89">
              <w:br/>
              <w:t>ICT</w:t>
            </w:r>
            <w:r w:rsidRPr="00462B89">
              <w:t>教材「</w:t>
            </w:r>
            <w:r w:rsidRPr="00462B89">
              <w:t>e</w:t>
            </w:r>
            <w:r w:rsidRPr="00462B89">
              <w:t>トレ」およびクラウド出欠管理システムを活用し、指導・管理の効率化を進めている。</w:t>
            </w:r>
          </w:p>
          <w:p w14:paraId="609BC2EF" w14:textId="77777777" w:rsidR="00462B89" w:rsidRPr="00462B89" w:rsidRDefault="00462B89" w:rsidP="00462B89">
            <w:r w:rsidRPr="00462B89">
              <w:t>浜松拠点では「</w:t>
            </w:r>
            <w:r w:rsidRPr="00462B89">
              <w:t>La Pace</w:t>
            </w:r>
            <w:r w:rsidRPr="00462B89">
              <w:t>」店舗責任者が現地運営を担い、</w:t>
            </w:r>
            <w:r w:rsidRPr="00462B89">
              <w:br/>
            </w:r>
            <w:r w:rsidRPr="00462B89">
              <w:t>東京側の講師チームとオンラインで連携する体制を整備。</w:t>
            </w:r>
            <w:r w:rsidRPr="00462B89">
              <w:br/>
            </w:r>
            <w:r w:rsidRPr="00462B89">
              <w:t>将来的には、英検講師の研修プログラムを構築し、</w:t>
            </w:r>
            <w:r w:rsidRPr="00462B89">
              <w:br/>
            </w:r>
            <w:r w:rsidRPr="00462B89">
              <w:t>地域の女性スタッフを教育分野へ育成・登用する仕組みを導入する予定である。</w:t>
            </w:r>
          </w:p>
          <w:p w14:paraId="3ECA0F02" w14:textId="712FFB11" w:rsidR="000A3718" w:rsidRPr="00462B89" w:rsidRDefault="000A3718"/>
        </w:tc>
      </w:tr>
    </w:tbl>
    <w:p w14:paraId="3ECA0F04" w14:textId="77777777" w:rsidR="000A3718" w:rsidRDefault="00BE7DC3">
      <w:pPr>
        <w:pStyle w:val="caseheading3"/>
      </w:pPr>
      <w:r>
        <w:rPr>
          <w:rFonts w:hint="eastAsia"/>
        </w:rPr>
        <w:lastRenderedPageBreak/>
        <w:t>1-2.</w:t>
      </w:r>
      <w:r>
        <w:t>現在の売上・利益の状況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27" w14:textId="77777777">
        <w:trPr>
          <w:trHeight w:val="877"/>
        </w:trPr>
        <w:tc>
          <w:tcPr>
            <w:tcW w:w="10456" w:type="dxa"/>
          </w:tcPr>
          <w:p w14:paraId="3ECA0F05" w14:textId="77777777" w:rsidR="000A3718" w:rsidRDefault="00BE7DC3">
            <w:pPr>
              <w:pStyle w:val="caseheading4first"/>
              <w:framePr w:hSpace="0" w:wrap="auto" w:vAnchor="margin" w:yAlign="inline"/>
              <w:suppressOverlap w:val="0"/>
            </w:pPr>
            <w:r>
              <w:rPr>
                <w:rFonts w:hint="eastAsia"/>
              </w:rPr>
              <w:t>1-2-1.</w:t>
            </w:r>
            <w:r>
              <w:rPr>
                <w:rFonts w:hint="eastAsia"/>
              </w:rPr>
              <w:t>直近</w:t>
            </w:r>
            <w:r>
              <w:rPr>
                <w:rFonts w:hint="eastAsia"/>
              </w:rPr>
              <w:t>3</w:t>
            </w:r>
            <w:r>
              <w:rPr>
                <w:rFonts w:hint="eastAsia"/>
              </w:rPr>
              <w:t>期の売上・利益</w:t>
            </w:r>
          </w:p>
          <w:p w14:paraId="3ECA0F06" w14:textId="77777777" w:rsidR="000A3718" w:rsidRDefault="000A3718"/>
          <w:tbl>
            <w:tblPr>
              <w:tblStyle w:val="aa"/>
              <w:tblW w:w="3664" w:type="pct"/>
              <w:jc w:val="center"/>
              <w:tblLook w:val="04A0" w:firstRow="1" w:lastRow="0" w:firstColumn="1" w:lastColumn="0" w:noHBand="0" w:noVBand="1"/>
            </w:tblPr>
            <w:tblGrid>
              <w:gridCol w:w="1866"/>
              <w:gridCol w:w="2569"/>
              <w:gridCol w:w="2571"/>
            </w:tblGrid>
            <w:tr w:rsidR="009166A1" w14:paraId="3ECA0F0B" w14:textId="77777777" w:rsidTr="009166A1">
              <w:trPr>
                <w:trHeight w:val="454"/>
                <w:jc w:val="center"/>
              </w:trPr>
              <w:tc>
                <w:tcPr>
                  <w:tcW w:w="1866" w:type="dxa"/>
                  <w:shd w:val="clear" w:color="auto" w:fill="E8E8EB"/>
                  <w:vAlign w:val="center"/>
                </w:tcPr>
                <w:p w14:paraId="3ECA0F07" w14:textId="77777777" w:rsidR="009166A1" w:rsidRDefault="009166A1" w:rsidP="00C20A0E">
                  <w:pPr>
                    <w:pStyle w:val="casetableparagraph"/>
                    <w:framePr w:wrap="around"/>
                  </w:pPr>
                </w:p>
              </w:tc>
              <w:tc>
                <w:tcPr>
                  <w:tcW w:w="2569" w:type="dxa"/>
                  <w:shd w:val="clear" w:color="auto" w:fill="E8E8EB"/>
                  <w:vAlign w:val="center"/>
                  <w:hideMark/>
                </w:tcPr>
                <w:p w14:paraId="0D0DDF00" w14:textId="77777777" w:rsidR="009166A1" w:rsidRDefault="009166A1" w:rsidP="00C20A0E">
                  <w:pPr>
                    <w:pStyle w:val="casetableparagraph"/>
                    <w:framePr w:wrap="around"/>
                    <w:jc w:val="center"/>
                  </w:pPr>
                  <w:r>
                    <w:rPr>
                      <w:rFonts w:hint="eastAsia"/>
                    </w:rPr>
                    <w:t>2023</w:t>
                  </w:r>
                  <w:r>
                    <w:rPr>
                      <w:rFonts w:hint="eastAsia"/>
                    </w:rPr>
                    <w:t>年</w:t>
                  </w:r>
                  <w:r>
                    <w:rPr>
                      <w:rFonts w:hint="eastAsia"/>
                    </w:rPr>
                    <w:t>12</w:t>
                  </w:r>
                  <w:r>
                    <w:rPr>
                      <w:rFonts w:hint="eastAsia"/>
                    </w:rPr>
                    <w:t>月期</w:t>
                  </w:r>
                </w:p>
                <w:p w14:paraId="3ECA0F08" w14:textId="7DCD7DBA" w:rsidR="009166A1" w:rsidRDefault="009166A1" w:rsidP="00C20A0E">
                  <w:pPr>
                    <w:pStyle w:val="casetableparagraph"/>
                    <w:framePr w:wrap="around"/>
                    <w:jc w:val="center"/>
                  </w:pPr>
                  <w:r>
                    <w:rPr>
                      <w:rFonts w:hint="eastAsia"/>
                    </w:rPr>
                    <w:t>※</w:t>
                  </w:r>
                  <w:r>
                    <w:rPr>
                      <w:rFonts w:hint="eastAsia"/>
                    </w:rPr>
                    <w:t>9</w:t>
                  </w:r>
                  <w:r>
                    <w:rPr>
                      <w:rFonts w:hint="eastAsia"/>
                    </w:rPr>
                    <w:t>か月分</w:t>
                  </w:r>
                </w:p>
              </w:tc>
              <w:tc>
                <w:tcPr>
                  <w:tcW w:w="2571" w:type="dxa"/>
                  <w:shd w:val="clear" w:color="auto" w:fill="E8E8EB"/>
                  <w:vAlign w:val="center"/>
                  <w:hideMark/>
                </w:tcPr>
                <w:p w14:paraId="3ECA0F09" w14:textId="39C5AB48" w:rsidR="009166A1" w:rsidRDefault="009166A1" w:rsidP="00C20A0E">
                  <w:pPr>
                    <w:pStyle w:val="casetableparagraph"/>
                    <w:framePr w:wrap="around"/>
                    <w:jc w:val="center"/>
                  </w:pPr>
                  <w:r>
                    <w:rPr>
                      <w:rFonts w:hint="eastAsia"/>
                    </w:rPr>
                    <w:t>2024</w:t>
                  </w:r>
                  <w:r>
                    <w:rPr>
                      <w:rFonts w:hint="eastAsia"/>
                    </w:rPr>
                    <w:t>年</w:t>
                  </w:r>
                  <w:r>
                    <w:rPr>
                      <w:rFonts w:hint="eastAsia"/>
                    </w:rPr>
                    <w:t>12</w:t>
                  </w:r>
                  <w:r>
                    <w:rPr>
                      <w:rFonts w:hint="eastAsia"/>
                    </w:rPr>
                    <w:t>月期</w:t>
                  </w:r>
                </w:p>
              </w:tc>
            </w:tr>
            <w:tr w:rsidR="009166A1" w14:paraId="3ECA0F10" w14:textId="77777777" w:rsidTr="009166A1">
              <w:trPr>
                <w:trHeight w:val="454"/>
                <w:jc w:val="center"/>
              </w:trPr>
              <w:tc>
                <w:tcPr>
                  <w:tcW w:w="1866" w:type="dxa"/>
                  <w:vAlign w:val="center"/>
                  <w:hideMark/>
                </w:tcPr>
                <w:p w14:paraId="3ECA0F0C" w14:textId="77777777" w:rsidR="009166A1" w:rsidRDefault="009166A1" w:rsidP="00C20A0E">
                  <w:pPr>
                    <w:pStyle w:val="casetableparagraph"/>
                    <w:framePr w:wrap="around"/>
                    <w:jc w:val="left"/>
                  </w:pPr>
                  <w:r>
                    <w:rPr>
                      <w:rFonts w:hint="eastAsia"/>
                    </w:rPr>
                    <w:t>売上高</w:t>
                  </w:r>
                </w:p>
              </w:tc>
              <w:tc>
                <w:tcPr>
                  <w:tcW w:w="2569" w:type="dxa"/>
                  <w:vAlign w:val="center"/>
                </w:tcPr>
                <w:p w14:paraId="3ECA0F0D" w14:textId="77777777" w:rsidR="009166A1" w:rsidRDefault="009166A1" w:rsidP="00C20A0E">
                  <w:pPr>
                    <w:pStyle w:val="casetableparagraph"/>
                    <w:framePr w:wrap="around"/>
                  </w:pPr>
                </w:p>
              </w:tc>
              <w:tc>
                <w:tcPr>
                  <w:tcW w:w="2571" w:type="dxa"/>
                  <w:vAlign w:val="center"/>
                </w:tcPr>
                <w:p w14:paraId="3ECA0F0E" w14:textId="77777777" w:rsidR="009166A1" w:rsidRDefault="009166A1" w:rsidP="00C20A0E">
                  <w:pPr>
                    <w:pStyle w:val="casetableparagraph"/>
                    <w:framePr w:wrap="around"/>
                  </w:pPr>
                </w:p>
              </w:tc>
            </w:tr>
            <w:tr w:rsidR="009166A1" w14:paraId="3ECA0F15" w14:textId="77777777" w:rsidTr="009166A1">
              <w:trPr>
                <w:trHeight w:val="454"/>
                <w:jc w:val="center"/>
              </w:trPr>
              <w:tc>
                <w:tcPr>
                  <w:tcW w:w="1866" w:type="dxa"/>
                  <w:vAlign w:val="center"/>
                </w:tcPr>
                <w:p w14:paraId="3ECA0F11" w14:textId="77777777" w:rsidR="009166A1" w:rsidRDefault="009166A1" w:rsidP="00C20A0E">
                  <w:pPr>
                    <w:pStyle w:val="casetableparagraph"/>
                    <w:framePr w:wrap="around"/>
                    <w:jc w:val="left"/>
                  </w:pPr>
                  <w:r>
                    <w:rPr>
                      <w:rFonts w:hint="eastAsia"/>
                    </w:rPr>
                    <w:t>売上原価</w:t>
                  </w:r>
                </w:p>
              </w:tc>
              <w:tc>
                <w:tcPr>
                  <w:tcW w:w="2569" w:type="dxa"/>
                  <w:vAlign w:val="center"/>
                </w:tcPr>
                <w:p w14:paraId="3ECA0F12" w14:textId="77777777" w:rsidR="009166A1" w:rsidRDefault="009166A1" w:rsidP="00C20A0E">
                  <w:pPr>
                    <w:pStyle w:val="casetableparagraph"/>
                    <w:framePr w:wrap="around"/>
                  </w:pPr>
                </w:p>
              </w:tc>
              <w:tc>
                <w:tcPr>
                  <w:tcW w:w="2571" w:type="dxa"/>
                  <w:vAlign w:val="center"/>
                </w:tcPr>
                <w:p w14:paraId="3ECA0F13" w14:textId="77777777" w:rsidR="009166A1" w:rsidRDefault="009166A1" w:rsidP="00C20A0E">
                  <w:pPr>
                    <w:pStyle w:val="casetableparagraph"/>
                    <w:framePr w:wrap="around"/>
                  </w:pPr>
                </w:p>
              </w:tc>
            </w:tr>
            <w:tr w:rsidR="009166A1" w14:paraId="3ECA0F1A" w14:textId="77777777" w:rsidTr="009166A1">
              <w:trPr>
                <w:trHeight w:val="454"/>
                <w:jc w:val="center"/>
              </w:trPr>
              <w:tc>
                <w:tcPr>
                  <w:tcW w:w="1866" w:type="dxa"/>
                  <w:vAlign w:val="center"/>
                  <w:hideMark/>
                </w:tcPr>
                <w:p w14:paraId="3ECA0F16" w14:textId="77777777" w:rsidR="009166A1" w:rsidRDefault="009166A1" w:rsidP="00C20A0E">
                  <w:pPr>
                    <w:pStyle w:val="casetableparagraph"/>
                    <w:framePr w:wrap="around"/>
                    <w:jc w:val="left"/>
                  </w:pPr>
                  <w:r>
                    <w:rPr>
                      <w:rFonts w:hint="eastAsia"/>
                    </w:rPr>
                    <w:t>売上高総利益</w:t>
                  </w:r>
                </w:p>
              </w:tc>
              <w:tc>
                <w:tcPr>
                  <w:tcW w:w="2569" w:type="dxa"/>
                  <w:vAlign w:val="center"/>
                </w:tcPr>
                <w:p w14:paraId="3ECA0F17" w14:textId="77777777" w:rsidR="009166A1" w:rsidRDefault="009166A1" w:rsidP="00C20A0E">
                  <w:pPr>
                    <w:pStyle w:val="casetableparagraph"/>
                    <w:framePr w:wrap="around"/>
                  </w:pPr>
                </w:p>
              </w:tc>
              <w:tc>
                <w:tcPr>
                  <w:tcW w:w="2571" w:type="dxa"/>
                  <w:vAlign w:val="center"/>
                </w:tcPr>
                <w:p w14:paraId="3ECA0F18" w14:textId="77777777" w:rsidR="009166A1" w:rsidRDefault="009166A1" w:rsidP="00C20A0E">
                  <w:pPr>
                    <w:pStyle w:val="casetableparagraph"/>
                    <w:framePr w:wrap="around"/>
                  </w:pPr>
                </w:p>
              </w:tc>
            </w:tr>
            <w:tr w:rsidR="009166A1" w14:paraId="3ECA0F1F" w14:textId="77777777" w:rsidTr="009166A1">
              <w:trPr>
                <w:trHeight w:val="454"/>
                <w:jc w:val="center"/>
              </w:trPr>
              <w:tc>
                <w:tcPr>
                  <w:tcW w:w="1866" w:type="dxa"/>
                  <w:vAlign w:val="center"/>
                </w:tcPr>
                <w:p w14:paraId="3ECA0F1B" w14:textId="77777777" w:rsidR="009166A1" w:rsidRDefault="009166A1" w:rsidP="00C20A0E">
                  <w:pPr>
                    <w:pStyle w:val="casetableparagraph"/>
                    <w:framePr w:wrap="around"/>
                    <w:jc w:val="left"/>
                  </w:pPr>
                  <w:r>
                    <w:rPr>
                      <w:rFonts w:hint="eastAsia"/>
                    </w:rPr>
                    <w:t>販売管理費</w:t>
                  </w:r>
                </w:p>
              </w:tc>
              <w:tc>
                <w:tcPr>
                  <w:tcW w:w="2569" w:type="dxa"/>
                  <w:vAlign w:val="center"/>
                </w:tcPr>
                <w:p w14:paraId="3ECA0F1C" w14:textId="77777777" w:rsidR="009166A1" w:rsidRDefault="009166A1" w:rsidP="00C20A0E">
                  <w:pPr>
                    <w:pStyle w:val="casetableparagraph"/>
                    <w:framePr w:wrap="around"/>
                  </w:pPr>
                </w:p>
              </w:tc>
              <w:tc>
                <w:tcPr>
                  <w:tcW w:w="2571" w:type="dxa"/>
                  <w:vAlign w:val="center"/>
                </w:tcPr>
                <w:p w14:paraId="3ECA0F1D" w14:textId="77777777" w:rsidR="009166A1" w:rsidRDefault="009166A1" w:rsidP="00C20A0E">
                  <w:pPr>
                    <w:pStyle w:val="casetableparagraph"/>
                    <w:framePr w:wrap="around"/>
                  </w:pPr>
                </w:p>
              </w:tc>
            </w:tr>
            <w:tr w:rsidR="009166A1" w14:paraId="3ECA0F24" w14:textId="77777777" w:rsidTr="009166A1">
              <w:trPr>
                <w:trHeight w:val="454"/>
                <w:jc w:val="center"/>
              </w:trPr>
              <w:tc>
                <w:tcPr>
                  <w:tcW w:w="1866" w:type="dxa"/>
                  <w:vAlign w:val="center"/>
                  <w:hideMark/>
                </w:tcPr>
                <w:p w14:paraId="3ECA0F20" w14:textId="77777777" w:rsidR="009166A1" w:rsidRDefault="009166A1" w:rsidP="00C20A0E">
                  <w:pPr>
                    <w:pStyle w:val="casetableparagraph"/>
                    <w:framePr w:wrap="around"/>
                    <w:jc w:val="left"/>
                  </w:pPr>
                  <w:r>
                    <w:rPr>
                      <w:rFonts w:hint="eastAsia"/>
                    </w:rPr>
                    <w:t>営業利益</w:t>
                  </w:r>
                </w:p>
              </w:tc>
              <w:tc>
                <w:tcPr>
                  <w:tcW w:w="2569" w:type="dxa"/>
                  <w:vAlign w:val="center"/>
                </w:tcPr>
                <w:p w14:paraId="3ECA0F21" w14:textId="77777777" w:rsidR="009166A1" w:rsidRDefault="009166A1" w:rsidP="00C20A0E">
                  <w:pPr>
                    <w:pStyle w:val="casetableparagraph"/>
                    <w:framePr w:wrap="around"/>
                  </w:pPr>
                </w:p>
              </w:tc>
              <w:tc>
                <w:tcPr>
                  <w:tcW w:w="2571" w:type="dxa"/>
                  <w:vAlign w:val="center"/>
                </w:tcPr>
                <w:p w14:paraId="3ECA0F22" w14:textId="77777777" w:rsidR="009166A1" w:rsidRDefault="009166A1" w:rsidP="00C20A0E">
                  <w:pPr>
                    <w:pStyle w:val="casetableparagraph"/>
                    <w:framePr w:wrap="around"/>
                  </w:pPr>
                </w:p>
              </w:tc>
            </w:tr>
          </w:tbl>
          <w:p w14:paraId="3ECA0F25" w14:textId="77777777" w:rsidR="000A3718" w:rsidRDefault="00BE7DC3">
            <w:pPr>
              <w:pStyle w:val="caseheading4second"/>
            </w:pPr>
            <w:r>
              <w:rPr>
                <w:rFonts w:hint="eastAsia"/>
              </w:rPr>
              <w:t>1-2-2.</w:t>
            </w:r>
            <w:r>
              <w:rPr>
                <w:rFonts w:hint="eastAsia"/>
              </w:rPr>
              <w:t>売上・利益の推移の背景</w:t>
            </w:r>
          </w:p>
          <w:p w14:paraId="26A5C2EC" w14:textId="77777777" w:rsidR="00C567F4" w:rsidRPr="00C567F4" w:rsidRDefault="00C567F4" w:rsidP="00C567F4">
            <w:pPr>
              <w:ind w:firstLineChars="100" w:firstLine="210"/>
            </w:pPr>
            <w:r w:rsidRPr="00C567F4">
              <w:t>近年、英検や</w:t>
            </w:r>
            <w:r w:rsidRPr="00C567F4">
              <w:t>ESAT-J</w:t>
            </w:r>
            <w:r w:rsidRPr="00C567F4">
              <w:t>などの資格型学習に対する社会的需要が高まっており、</w:t>
            </w:r>
            <w:r w:rsidRPr="00C567F4">
              <w:br/>
            </w:r>
            <w:r w:rsidRPr="00C567F4">
              <w:t>特に小中学生の英語学習において「資格を通じて成果を実感したい」というニーズが急増している。</w:t>
            </w:r>
            <w:r w:rsidRPr="00C567F4">
              <w:br/>
            </w:r>
            <w:r w:rsidRPr="00C567F4">
              <w:t>当塾では、英語教育に強みを持つ地域密着型教室として、口コミや紹介を中心に新規入会者が増加。</w:t>
            </w:r>
            <w:r w:rsidRPr="00C567F4">
              <w:br/>
            </w:r>
            <w:r w:rsidRPr="00C567F4">
              <w:t>その結果、英語講座・英検対策講座の受講生数は前年対比で約</w:t>
            </w:r>
            <w:r w:rsidRPr="00C567F4">
              <w:t>25</w:t>
            </w:r>
            <w:r w:rsidRPr="00C567F4">
              <w:t>％増加している。</w:t>
            </w:r>
          </w:p>
          <w:p w14:paraId="40339FD1" w14:textId="77777777" w:rsidR="00C567F4" w:rsidRPr="00C567F4" w:rsidRDefault="00C567F4" w:rsidP="00C567F4">
            <w:pPr>
              <w:ind w:firstLineChars="100" w:firstLine="210"/>
            </w:pPr>
            <w:r w:rsidRPr="00C567F4">
              <w:t>一方で、長年使用してきた教室設備の老朽化が進み、</w:t>
            </w:r>
            <w:r w:rsidRPr="00C567F4">
              <w:br/>
            </w:r>
            <w:r w:rsidRPr="00C567F4">
              <w:t>照明・空調・防音環境などの物理的な面で快適性に課題があった。</w:t>
            </w:r>
            <w:r w:rsidRPr="00C567F4">
              <w:br/>
            </w:r>
            <w:r w:rsidRPr="00C567F4">
              <w:t>また、</w:t>
            </w:r>
            <w:r w:rsidRPr="00C567F4">
              <w:t>ICT</w:t>
            </w:r>
            <w:r w:rsidRPr="00C567F4">
              <w:t>教材導入が遅れていたことから、理科・社会といったインプット型科目の学習支援に十分対応できず、</w:t>
            </w:r>
            <w:r w:rsidRPr="00C567F4">
              <w:br/>
            </w:r>
            <w:r w:rsidRPr="00C567F4">
              <w:t>英語以外の分野で学習機会を取りこぼしていた。</w:t>
            </w:r>
          </w:p>
          <w:p w14:paraId="1786E4BA" w14:textId="77777777" w:rsidR="00C567F4" w:rsidRPr="00C567F4" w:rsidRDefault="00C567F4" w:rsidP="00C567F4">
            <w:pPr>
              <w:ind w:firstLineChars="100" w:firstLine="210"/>
            </w:pPr>
            <w:r w:rsidRPr="00C567F4">
              <w:t>そこで本事業では、英検準会場としての環境をより整備し、</w:t>
            </w:r>
            <w:r w:rsidRPr="00C567F4">
              <w:br/>
            </w:r>
            <w:r w:rsidRPr="00C567F4">
              <w:lastRenderedPageBreak/>
              <w:t>CBT</w:t>
            </w:r>
            <w:r w:rsidRPr="00C567F4">
              <w:t>試験に対応できる学習環境（</w:t>
            </w:r>
            <w:r w:rsidRPr="00C567F4">
              <w:t>PC</w:t>
            </w:r>
            <w:r w:rsidRPr="00C567F4">
              <w:t>・</w:t>
            </w:r>
            <w:r w:rsidRPr="00C567F4">
              <w:t>Wi-Fi</w:t>
            </w:r>
            <w:r w:rsidRPr="00C567F4">
              <w:t>・録音設備等）を構築するとともに、</w:t>
            </w:r>
            <w:r w:rsidRPr="00C567F4">
              <w:br/>
              <w:t>ICT</w:t>
            </w:r>
            <w:r w:rsidRPr="00C567F4">
              <w:t>教材「</w:t>
            </w:r>
            <w:r w:rsidRPr="00C567F4">
              <w:t>e</w:t>
            </w:r>
            <w:r w:rsidRPr="00C567F4">
              <w:t>トレ」を自習室に導入し、理科・社会の学習領域を拡大する。</w:t>
            </w:r>
            <w:r w:rsidRPr="00C567F4">
              <w:br/>
            </w:r>
            <w:r w:rsidRPr="00C567F4">
              <w:t>これにより、学習範囲の拡大と教室稼働率の上昇を同時に実現し、収益基盤の強化を図る。</w:t>
            </w:r>
          </w:p>
          <w:p w14:paraId="2D017835" w14:textId="77777777" w:rsidR="00C567F4" w:rsidRPr="00C567F4" w:rsidRDefault="00C567F4" w:rsidP="00C567F4">
            <w:pPr>
              <w:ind w:firstLineChars="100" w:firstLine="210"/>
            </w:pPr>
            <w:r w:rsidRPr="00C567F4">
              <w:t>さらに、東京（西馬込）で培った指導ノウハウを浜松拠点へ展開することで、</w:t>
            </w:r>
            <w:r w:rsidRPr="00C567F4">
              <w:br/>
            </w:r>
            <w:r w:rsidRPr="00C567F4">
              <w:t>地方都市における教育格差の是正と新規市場開拓を進める。</w:t>
            </w:r>
            <w:r w:rsidRPr="00C567F4">
              <w:br/>
            </w:r>
            <w:r w:rsidRPr="00C567F4">
              <w:t>浜松拠点の美容サロン内に教育機能を持たせることで、親子層の利用率を高め、</w:t>
            </w:r>
            <w:r w:rsidRPr="00C567F4">
              <w:br/>
            </w:r>
            <w:r w:rsidRPr="00C567F4">
              <w:t>英検受験や自習支援をきっかけに地域コミュニティ全体へ学びの機会を広げていく。</w:t>
            </w:r>
          </w:p>
          <w:p w14:paraId="2C6D4B6B" w14:textId="77777777" w:rsidR="00C567F4" w:rsidRPr="00C567F4" w:rsidRDefault="00C567F4" w:rsidP="00C567F4">
            <w:pPr>
              <w:ind w:firstLineChars="100" w:firstLine="210"/>
            </w:pPr>
            <w:r w:rsidRPr="00C567F4">
              <w:t>このように、英語を中心とした強みを維持しながら、</w:t>
            </w:r>
            <w:r w:rsidRPr="00C567F4">
              <w:t>ICT</w:t>
            </w:r>
            <w:r w:rsidRPr="00C567F4">
              <w:t>・複合展開によって教育の裾野を広げることで、</w:t>
            </w:r>
            <w:r w:rsidRPr="00C567F4">
              <w:br/>
              <w:t>2025</w:t>
            </w:r>
            <w:r w:rsidRPr="00C567F4">
              <w:t>年度以降は売上・利益ともに安定的な成長を見込んでいる。</w:t>
            </w:r>
          </w:p>
          <w:p w14:paraId="3ECA0F26" w14:textId="5A5828A2" w:rsidR="000A3718" w:rsidRDefault="00A436DB" w:rsidP="009166A1">
            <w:pPr>
              <w:ind w:firstLineChars="100" w:firstLine="210"/>
            </w:pPr>
            <w:r w:rsidRPr="00A436DB">
              <w:t>。</w:t>
            </w:r>
          </w:p>
        </w:tc>
      </w:tr>
    </w:tbl>
    <w:p w14:paraId="3ECA0F31" w14:textId="77777777" w:rsidR="000A3718" w:rsidRDefault="00BE7DC3">
      <w:pPr>
        <w:pStyle w:val="caseheading3"/>
      </w:pPr>
      <w:r>
        <w:rPr>
          <w:rFonts w:hint="eastAsia"/>
        </w:rPr>
        <w:lastRenderedPageBreak/>
        <w:t>1-3.</w:t>
      </w:r>
      <w:r>
        <w:t>経営課題</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38" w14:textId="77777777">
        <w:trPr>
          <w:trHeight w:val="423"/>
        </w:trPr>
        <w:tc>
          <w:tcPr>
            <w:tcW w:w="10456" w:type="dxa"/>
          </w:tcPr>
          <w:p w14:paraId="2835707C" w14:textId="77777777" w:rsidR="00106747" w:rsidRPr="00106747" w:rsidRDefault="00106747" w:rsidP="00106747">
            <w:pPr>
              <w:numPr>
                <w:ilvl w:val="0"/>
                <w:numId w:val="48"/>
              </w:numPr>
            </w:pPr>
            <w:r w:rsidRPr="00106747">
              <w:rPr>
                <w:rFonts w:ascii="Cambria Math" w:hAnsi="Cambria Math" w:cs="Cambria Math"/>
                <w:b/>
                <w:bCs/>
              </w:rPr>
              <w:t>①</w:t>
            </w:r>
            <w:r w:rsidRPr="00106747">
              <w:rPr>
                <w:b/>
                <w:bCs/>
              </w:rPr>
              <w:t xml:space="preserve"> </w:t>
            </w:r>
            <w:r w:rsidRPr="00106747">
              <w:rPr>
                <w:b/>
                <w:bCs/>
              </w:rPr>
              <w:t>西馬込教室の学習環境最適化と空間機能の刷新</w:t>
            </w:r>
            <w:r w:rsidRPr="00106747">
              <w:br/>
            </w:r>
            <w:r w:rsidRPr="00106747">
              <w:t xml:space="preserve">　西馬込学習教室は、英検準会場として地域の信頼を得ている一方、</w:t>
            </w:r>
            <w:r w:rsidRPr="00106747">
              <w:br/>
            </w:r>
            <w:r w:rsidRPr="00106747">
              <w:t xml:space="preserve">　学習スタイルや生徒層の多様化により、既存レイアウトでは対応しきれない場面が増えている。</w:t>
            </w:r>
            <w:r w:rsidRPr="00106747">
              <w:br/>
            </w:r>
            <w:r w:rsidRPr="00106747">
              <w:t xml:space="preserve">　特に英検</w:t>
            </w:r>
            <w:r w:rsidRPr="00106747">
              <w:t>CBT</w:t>
            </w:r>
            <w:r w:rsidRPr="00106747">
              <w:t>対策や</w:t>
            </w:r>
            <w:r w:rsidRPr="00106747">
              <w:t>e</w:t>
            </w:r>
            <w:r w:rsidRPr="00106747">
              <w:t>トレ教材を活用する際、複数生徒が同時に集中できる空間構成が求められているが、</w:t>
            </w:r>
            <w:r w:rsidRPr="00106747">
              <w:br/>
            </w:r>
            <w:r w:rsidRPr="00106747">
              <w:t xml:space="preserve">　現状では机の配置や照明バランスが学習目的に十分最適化されていない。</w:t>
            </w:r>
            <w:r w:rsidRPr="00106747">
              <w:br/>
            </w:r>
            <w:r w:rsidRPr="00106747">
              <w:t xml:space="preserve">　今後は、仕切り・パーテーション・照明・机レイアウトを刷新し、</w:t>
            </w:r>
            <w:r w:rsidRPr="00106747">
              <w:br/>
            </w:r>
            <w:r w:rsidRPr="00106747">
              <w:t xml:space="preserve">　「目的別ゾーニング」（面接練習・ライティング練習・自習エリア）を実現することで、</w:t>
            </w:r>
            <w:r w:rsidRPr="00106747">
              <w:br/>
            </w:r>
            <w:r w:rsidRPr="00106747">
              <w:t xml:space="preserve">　より効果的で快適な学習環境を提供する。</w:t>
            </w:r>
            <w:r w:rsidRPr="00106747">
              <w:br/>
            </w:r>
            <w:r w:rsidRPr="00106747">
              <w:t xml:space="preserve">　これにより、英検準会場としてのブランド価値をさらに高め、他塾との差別化を進める。</w:t>
            </w:r>
          </w:p>
          <w:p w14:paraId="25291931" w14:textId="77777777" w:rsidR="00106747" w:rsidRPr="00106747" w:rsidRDefault="00C20A0E" w:rsidP="00106747">
            <w:r>
              <w:pict w14:anchorId="38B1A324">
                <v:rect id="_x0000_i1025" style="width:0;height:1.5pt" o:hralign="center" o:hrstd="t" o:hr="t" fillcolor="#a0a0a0" stroked="f">
                  <v:textbox inset="5.85pt,.7pt,5.85pt,.7pt"/>
                </v:rect>
              </w:pict>
            </w:r>
          </w:p>
          <w:p w14:paraId="34B845F7" w14:textId="77777777" w:rsidR="00106747" w:rsidRPr="00106747" w:rsidRDefault="00106747" w:rsidP="00106747">
            <w:pPr>
              <w:numPr>
                <w:ilvl w:val="0"/>
                <w:numId w:val="49"/>
              </w:numPr>
            </w:pPr>
            <w:r w:rsidRPr="00106747">
              <w:rPr>
                <w:rFonts w:ascii="Cambria Math" w:hAnsi="Cambria Math" w:cs="Cambria Math"/>
                <w:b/>
                <w:bCs/>
              </w:rPr>
              <w:t>②</w:t>
            </w:r>
            <w:r w:rsidRPr="00106747">
              <w:rPr>
                <w:b/>
                <w:bCs/>
              </w:rPr>
              <w:t xml:space="preserve"> </w:t>
            </w:r>
            <w:r w:rsidRPr="00106747">
              <w:rPr>
                <w:b/>
                <w:bCs/>
              </w:rPr>
              <w:t>英検</w:t>
            </w:r>
            <w:r w:rsidRPr="00106747">
              <w:rPr>
                <w:b/>
                <w:bCs/>
              </w:rPr>
              <w:t>CBT</w:t>
            </w:r>
            <w:r w:rsidRPr="00106747">
              <w:rPr>
                <w:b/>
                <w:bCs/>
              </w:rPr>
              <w:t>試験対応のための環境整備と機能強化</w:t>
            </w:r>
            <w:r w:rsidRPr="00106747">
              <w:br/>
            </w:r>
            <w:r w:rsidRPr="00106747">
              <w:t xml:space="preserve">　英検の</w:t>
            </w:r>
            <w:r w:rsidRPr="00106747">
              <w:t>CBT</w:t>
            </w:r>
            <w:r w:rsidRPr="00106747">
              <w:t>（</w:t>
            </w:r>
            <w:r w:rsidRPr="00106747">
              <w:t>Computer Based Test</w:t>
            </w:r>
            <w:r w:rsidRPr="00106747">
              <w:t>）形式が主流化する中で、</w:t>
            </w:r>
            <w:r w:rsidRPr="00106747">
              <w:br/>
            </w:r>
            <w:r w:rsidRPr="00106747">
              <w:t xml:space="preserve">　当塾では「機材」よりも「環境再現性」に重点を置いた設備整備が求められている。</w:t>
            </w:r>
            <w:r w:rsidRPr="00106747">
              <w:br/>
            </w:r>
            <w:r w:rsidRPr="00106747">
              <w:t xml:space="preserve">　本番試験と同様の明るさ・静音性・個別ブース型の構造を備えた空間を整えることで、</w:t>
            </w:r>
            <w:r w:rsidRPr="00106747">
              <w:br/>
            </w:r>
            <w:r w:rsidRPr="00106747">
              <w:t xml:space="preserve">　生徒が試験に慣れ、集中して練習できる環境を構築する。</w:t>
            </w:r>
            <w:r w:rsidRPr="00106747">
              <w:br/>
            </w:r>
            <w:r w:rsidRPr="00106747">
              <w:t xml:space="preserve">　現状では、面接・リスニング・ライティング練習を並行して行う際に音声干渉が生じ、</w:t>
            </w:r>
            <w:r w:rsidRPr="00106747">
              <w:br/>
            </w:r>
            <w:r w:rsidRPr="00106747">
              <w:t xml:space="preserve">　十分な実践練習が行えないという課題がある。</w:t>
            </w:r>
            <w:r w:rsidRPr="00106747">
              <w:br/>
            </w:r>
            <w:r w:rsidRPr="00106747">
              <w:t xml:space="preserve">　本事業では、机やパーテーション、照明、吸音パネルを整備し、</w:t>
            </w:r>
            <w:r w:rsidRPr="00106747">
              <w:br/>
            </w:r>
            <w:r w:rsidRPr="00106747">
              <w:t xml:space="preserve">　試験と同等の緊張感を再現できる</w:t>
            </w:r>
            <w:r w:rsidRPr="00106747">
              <w:t>CBT</w:t>
            </w:r>
            <w:r w:rsidRPr="00106747">
              <w:t>模擬空間を設ける。</w:t>
            </w:r>
            <w:r w:rsidRPr="00106747">
              <w:br/>
            </w:r>
            <w:r w:rsidRPr="00106747">
              <w:t xml:space="preserve">　これにより、英検</w:t>
            </w:r>
            <w:r w:rsidRPr="00106747">
              <w:t>CBT</w:t>
            </w:r>
            <w:r w:rsidRPr="00106747">
              <w:t>対応塾としての信頼性を高め、受験生が自信を持って本番に臨める体</w:t>
            </w:r>
            <w:r w:rsidRPr="00106747">
              <w:lastRenderedPageBreak/>
              <w:t>制を整える。</w:t>
            </w:r>
          </w:p>
          <w:p w14:paraId="1C60F46B" w14:textId="77777777" w:rsidR="00106747" w:rsidRPr="00106747" w:rsidRDefault="00C20A0E" w:rsidP="00106747">
            <w:r>
              <w:pict w14:anchorId="11CC7EC3">
                <v:rect id="_x0000_i1026" style="width:0;height:1.5pt" o:hralign="center" o:hrstd="t" o:hr="t" fillcolor="#a0a0a0" stroked="f">
                  <v:textbox inset="5.85pt,.7pt,5.85pt,.7pt"/>
                </v:rect>
              </w:pict>
            </w:r>
          </w:p>
          <w:p w14:paraId="4E8D5E9F" w14:textId="77777777" w:rsidR="00106747" w:rsidRPr="00106747" w:rsidRDefault="00106747" w:rsidP="00106747">
            <w:pPr>
              <w:numPr>
                <w:ilvl w:val="0"/>
                <w:numId w:val="50"/>
              </w:numPr>
            </w:pPr>
            <w:r w:rsidRPr="00106747">
              <w:rPr>
                <w:rFonts w:ascii="Cambria Math" w:hAnsi="Cambria Math" w:cs="Cambria Math"/>
                <w:b/>
                <w:bCs/>
              </w:rPr>
              <w:t>③</w:t>
            </w:r>
            <w:r w:rsidRPr="00106747">
              <w:rPr>
                <w:b/>
                <w:bCs/>
              </w:rPr>
              <w:t xml:space="preserve"> </w:t>
            </w:r>
            <w:r w:rsidRPr="00106747">
              <w:rPr>
                <w:b/>
                <w:bCs/>
              </w:rPr>
              <w:t>浜松における教育事業の空間設計と情報発信の両立</w:t>
            </w:r>
            <w:r w:rsidRPr="00106747">
              <w:br/>
            </w:r>
            <w:r w:rsidRPr="00106747">
              <w:t xml:space="preserve">　浜松市で展開する「親子で通える学びとケアの拠点（</w:t>
            </w:r>
            <w:r w:rsidRPr="00106747">
              <w:t>La Pace</w:t>
            </w:r>
            <w:r w:rsidRPr="00106747">
              <w:t>）」では、</w:t>
            </w:r>
            <w:r w:rsidRPr="00106747">
              <w:br/>
            </w:r>
            <w:r w:rsidRPr="00106747">
              <w:t xml:space="preserve">　サロンの一部を教育空間として機能させることが計画されている。</w:t>
            </w:r>
            <w:r w:rsidRPr="00106747">
              <w:br/>
            </w:r>
            <w:r w:rsidRPr="00106747">
              <w:t xml:space="preserve">　美容と教育という異分野の空間を共存させるためには、照明・机配置・動線設計などを最適化し、</w:t>
            </w:r>
            <w:r w:rsidRPr="00106747">
              <w:br/>
            </w:r>
            <w:r w:rsidRPr="00106747">
              <w:t xml:space="preserve">　双方の利用者が快適に過ごせる環境設計が欠かせない。</w:t>
            </w:r>
            <w:r w:rsidRPr="00106747">
              <w:br/>
            </w:r>
            <w:r w:rsidRPr="00106747">
              <w:t xml:space="preserve">　また、浜松地域では英検講習という新しい教育スタイルの認知度がまだ低いため、</w:t>
            </w:r>
            <w:r w:rsidRPr="00106747">
              <w:br/>
            </w:r>
            <w:r w:rsidRPr="00106747">
              <w:t xml:space="preserve">　教育部門の存在を広く周知するための情報発信も必要となる。</w:t>
            </w:r>
            <w:r w:rsidRPr="00106747">
              <w:br/>
            </w:r>
            <w:r w:rsidRPr="00106747">
              <w:t xml:space="preserve">　本事業では、親子利用を前提とした机・照明・仕切り・掲示パネルなどの設置を行い、</w:t>
            </w:r>
            <w:r w:rsidRPr="00106747">
              <w:br/>
            </w:r>
            <w:r w:rsidRPr="00106747">
              <w:t xml:space="preserve">　「学び</w:t>
            </w:r>
            <w:r w:rsidRPr="00106747">
              <w:t>×</w:t>
            </w:r>
            <w:r w:rsidRPr="00106747">
              <w:t>美容」という新しい空間価値を体現する。</w:t>
            </w:r>
            <w:r w:rsidRPr="00106747">
              <w:br/>
            </w:r>
            <w:r w:rsidRPr="00106747">
              <w:t xml:space="preserve">　さらに、パンフレット・</w:t>
            </w:r>
            <w:r w:rsidRPr="00106747">
              <w:t>SNS</w:t>
            </w:r>
            <w:r w:rsidRPr="00106747">
              <w:t>発信を通じて浜松エリアでのブランド定着を図る。</w:t>
            </w:r>
          </w:p>
          <w:p w14:paraId="2073EAFB" w14:textId="77777777" w:rsidR="00106747" w:rsidRPr="00106747" w:rsidRDefault="00C20A0E" w:rsidP="00106747">
            <w:r>
              <w:pict w14:anchorId="6D27BAC8">
                <v:rect id="_x0000_i1027" style="width:0;height:1.5pt" o:hralign="center" o:hrstd="t" o:hr="t" fillcolor="#a0a0a0" stroked="f">
                  <v:textbox inset="5.85pt,.7pt,5.85pt,.7pt"/>
                </v:rect>
              </w:pict>
            </w:r>
          </w:p>
          <w:p w14:paraId="1A0A6445" w14:textId="77777777" w:rsidR="00106747" w:rsidRPr="00106747" w:rsidRDefault="00106747" w:rsidP="00106747">
            <w:pPr>
              <w:numPr>
                <w:ilvl w:val="0"/>
                <w:numId w:val="51"/>
              </w:numPr>
            </w:pPr>
            <w:r w:rsidRPr="00106747">
              <w:rPr>
                <w:rFonts w:ascii="Cambria Math" w:hAnsi="Cambria Math" w:cs="Cambria Math"/>
                <w:b/>
                <w:bCs/>
              </w:rPr>
              <w:t>④</w:t>
            </w:r>
            <w:r w:rsidRPr="00106747">
              <w:rPr>
                <w:b/>
                <w:bCs/>
              </w:rPr>
              <w:t xml:space="preserve"> </w:t>
            </w:r>
            <w:r w:rsidRPr="00106747">
              <w:rPr>
                <w:b/>
                <w:bCs/>
              </w:rPr>
              <w:t>教育</w:t>
            </w:r>
            <w:r w:rsidRPr="00106747">
              <w:rPr>
                <w:b/>
                <w:bCs/>
              </w:rPr>
              <w:t>×</w:t>
            </w:r>
            <w:r w:rsidRPr="00106747">
              <w:rPr>
                <w:b/>
                <w:bCs/>
              </w:rPr>
              <w:t>美容の複合運営体制の確立と標準化</w:t>
            </w:r>
            <w:r w:rsidRPr="00106747">
              <w:br/>
            </w:r>
            <w:r w:rsidRPr="00106747">
              <w:t xml:space="preserve">　教育事業と美容サロンを同一拠点で運営するにあたり、</w:t>
            </w:r>
            <w:r w:rsidRPr="00106747">
              <w:br/>
            </w:r>
            <w:r w:rsidRPr="00106747">
              <w:t xml:space="preserve">　接客方針・予約管理・空間利用ルールなどを統一し、運営基準を標準化する必要がある。</w:t>
            </w:r>
            <w:r w:rsidRPr="00106747">
              <w:br/>
            </w:r>
            <w:r w:rsidRPr="00106747">
              <w:t xml:space="preserve">　従来の学習塾運営では対応できなかった「親子同時利用」「施術中学習」「夜間学習」など、</w:t>
            </w:r>
            <w:r w:rsidRPr="00106747">
              <w:br/>
            </w:r>
            <w:r w:rsidRPr="00106747">
              <w:t xml:space="preserve">　新しい利用形態に即したマネジメントモデルの確立が求められる。</w:t>
            </w:r>
            <w:r w:rsidRPr="00106747">
              <w:br/>
            </w:r>
            <w:r w:rsidRPr="00106747">
              <w:t xml:space="preserve">　東京側（西馬込）の講師チームが教育運営の品質を管理し、</w:t>
            </w:r>
            <w:r w:rsidRPr="00106747">
              <w:br/>
            </w:r>
            <w:r w:rsidRPr="00106747">
              <w:t xml:space="preserve">　浜松側のスタッフが現場対応を担う二拠点型連携により、</w:t>
            </w:r>
            <w:r w:rsidRPr="00106747">
              <w:br/>
            </w:r>
            <w:r w:rsidRPr="00106747">
              <w:t xml:space="preserve">　教育の質と美容サービスの両立を実現する。</w:t>
            </w:r>
            <w:r w:rsidRPr="00106747">
              <w:br/>
            </w:r>
            <w:r w:rsidRPr="00106747">
              <w:t xml:space="preserve">　また、定期的なミーティング・マニュアル整備を通じて運営を安定化させ、</w:t>
            </w:r>
            <w:r w:rsidRPr="00106747">
              <w:br/>
            </w:r>
            <w:r w:rsidRPr="00106747">
              <w:t xml:space="preserve">　複合拠点としての持続的な発展を目指す。</w:t>
            </w:r>
          </w:p>
          <w:p w14:paraId="3ECA0F37" w14:textId="7C3E62D6" w:rsidR="000A3718" w:rsidRPr="00106747" w:rsidRDefault="000A3718"/>
        </w:tc>
      </w:tr>
    </w:tbl>
    <w:p w14:paraId="3ECA0F4B" w14:textId="77777777" w:rsidR="000A3718" w:rsidRDefault="000A3718">
      <w:pPr>
        <w:pStyle w:val="tableparagraph"/>
      </w:pPr>
    </w:p>
    <w:p w14:paraId="306B916A" w14:textId="77777777" w:rsidR="0043411F" w:rsidRDefault="0043411F">
      <w:pPr>
        <w:pStyle w:val="tableparagraph"/>
      </w:pPr>
    </w:p>
    <w:p w14:paraId="3ECA0F4C" w14:textId="77777777" w:rsidR="000A3718" w:rsidRDefault="00BE7DC3">
      <w:pPr>
        <w:pStyle w:val="caseheading2"/>
      </w:pPr>
      <w:r>
        <w:rPr>
          <w:rFonts w:hint="eastAsia"/>
        </w:rPr>
        <w:t>2.</w:t>
      </w:r>
      <w:r>
        <w:rPr>
          <w:rFonts w:hint="eastAsia"/>
        </w:rPr>
        <w:t>顧客ニーズと市場の動向</w:t>
      </w:r>
    </w:p>
    <w:p w14:paraId="3ECA0F4D" w14:textId="77777777" w:rsidR="000A3718" w:rsidRDefault="00BE7DC3">
      <w:pPr>
        <w:pStyle w:val="caseheading3"/>
      </w:pPr>
      <w:r>
        <w:rPr>
          <w:rFonts w:hint="eastAsia"/>
        </w:rPr>
        <w:t>2-1.</w:t>
      </w:r>
      <w:r>
        <w:rPr>
          <w:rFonts w:hint="eastAsia"/>
        </w:rPr>
        <w:t>市場の動向</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57" w14:textId="77777777">
        <w:trPr>
          <w:trHeight w:val="847"/>
        </w:trPr>
        <w:tc>
          <w:tcPr>
            <w:tcW w:w="10456" w:type="dxa"/>
          </w:tcPr>
          <w:p w14:paraId="3ECA0F4E" w14:textId="77777777" w:rsidR="000A3718" w:rsidRDefault="00BE7DC3">
            <w:pPr>
              <w:pStyle w:val="caseheading4second"/>
            </w:pPr>
            <w:r>
              <w:rPr>
                <w:rFonts w:hint="eastAsia"/>
              </w:rPr>
              <w:t>2-1-1.</w:t>
            </w:r>
            <w:r>
              <w:rPr>
                <w:rFonts w:hint="eastAsia"/>
              </w:rPr>
              <w:t>市場規模</w:t>
            </w:r>
          </w:p>
          <w:p w14:paraId="6D06AEE0" w14:textId="77777777" w:rsidR="00774D3C" w:rsidRPr="00774D3C" w:rsidRDefault="00774D3C" w:rsidP="00774D3C">
            <w:pPr>
              <w:pStyle w:val="caseheading4second"/>
              <w:rPr>
                <w:b w:val="0"/>
                <w:bCs/>
              </w:rPr>
            </w:pPr>
            <w:r w:rsidRPr="00774D3C">
              <w:rPr>
                <w:b w:val="0"/>
                <w:bCs/>
              </w:rPr>
              <w:t>英検受験者数は全国で年間約</w:t>
            </w:r>
            <w:r w:rsidRPr="00774D3C">
              <w:rPr>
                <w:b w:val="0"/>
                <w:bCs/>
              </w:rPr>
              <w:t>250</w:t>
            </w:r>
            <w:r w:rsidRPr="00774D3C">
              <w:rPr>
                <w:b w:val="0"/>
                <w:bCs/>
              </w:rPr>
              <w:t>万人に上り、漢検は約</w:t>
            </w:r>
            <w:r w:rsidRPr="00774D3C">
              <w:rPr>
                <w:b w:val="0"/>
                <w:bCs/>
              </w:rPr>
              <w:t>200</w:t>
            </w:r>
            <w:r w:rsidRPr="00774D3C">
              <w:rPr>
                <w:b w:val="0"/>
                <w:bCs/>
              </w:rPr>
              <w:t>万人規模で推移している。</w:t>
            </w:r>
            <w:r w:rsidRPr="00774D3C">
              <w:rPr>
                <w:b w:val="0"/>
                <w:bCs/>
              </w:rPr>
              <w:br/>
            </w:r>
            <w:r w:rsidRPr="00774D3C">
              <w:rPr>
                <w:b w:val="0"/>
                <w:bCs/>
              </w:rPr>
              <w:t>特に英検準</w:t>
            </w:r>
            <w:r w:rsidRPr="00774D3C">
              <w:rPr>
                <w:b w:val="0"/>
                <w:bCs/>
              </w:rPr>
              <w:t>2</w:t>
            </w:r>
            <w:r w:rsidRPr="00774D3C">
              <w:rPr>
                <w:b w:val="0"/>
                <w:bCs/>
              </w:rPr>
              <w:t>級・</w:t>
            </w:r>
            <w:r w:rsidRPr="00774D3C">
              <w:rPr>
                <w:b w:val="0"/>
                <w:bCs/>
              </w:rPr>
              <w:t>2</w:t>
            </w:r>
            <w:r w:rsidRPr="00774D3C">
              <w:rPr>
                <w:b w:val="0"/>
                <w:bCs/>
              </w:rPr>
              <w:t>級は高校入試や大学入試での評価対象として位置づけられ、</w:t>
            </w:r>
            <w:r w:rsidRPr="00774D3C">
              <w:rPr>
                <w:b w:val="0"/>
                <w:bCs/>
              </w:rPr>
              <w:br/>
            </w:r>
            <w:r w:rsidRPr="00774D3C">
              <w:rPr>
                <w:b w:val="0"/>
                <w:bCs/>
              </w:rPr>
              <w:lastRenderedPageBreak/>
              <w:t>受験者数が年々増加している。英検協会による</w:t>
            </w:r>
            <w:r w:rsidRPr="00774D3C">
              <w:rPr>
                <w:b w:val="0"/>
                <w:bCs/>
              </w:rPr>
              <w:t>CBT</w:t>
            </w:r>
            <w:r w:rsidRPr="00774D3C">
              <w:rPr>
                <w:b w:val="0"/>
                <w:bCs/>
              </w:rPr>
              <w:t>（</w:t>
            </w:r>
            <w:r w:rsidRPr="00774D3C">
              <w:rPr>
                <w:b w:val="0"/>
                <w:bCs/>
              </w:rPr>
              <w:t>Computer Based Test</w:t>
            </w:r>
            <w:r w:rsidRPr="00774D3C">
              <w:rPr>
                <w:b w:val="0"/>
                <w:bCs/>
              </w:rPr>
              <w:t>）形式の普及も進み、</w:t>
            </w:r>
            <w:r w:rsidRPr="00774D3C">
              <w:rPr>
                <w:b w:val="0"/>
                <w:bCs/>
              </w:rPr>
              <w:br/>
            </w:r>
            <w:r w:rsidRPr="00774D3C">
              <w:rPr>
                <w:b w:val="0"/>
                <w:bCs/>
              </w:rPr>
              <w:t>地方や都市部での</w:t>
            </w:r>
            <w:r w:rsidRPr="00774D3C">
              <w:rPr>
                <w:b w:val="0"/>
                <w:bCs/>
              </w:rPr>
              <w:t>CBT</w:t>
            </w:r>
            <w:r w:rsidRPr="00774D3C">
              <w:rPr>
                <w:b w:val="0"/>
                <w:bCs/>
              </w:rPr>
              <w:t>対応会場・トレーニング環境の不足が顕著となっている。</w:t>
            </w:r>
          </w:p>
          <w:p w14:paraId="346FC27C" w14:textId="77777777" w:rsidR="00774D3C" w:rsidRPr="00774D3C" w:rsidRDefault="00774D3C" w:rsidP="00774D3C">
            <w:pPr>
              <w:pStyle w:val="caseheading4second"/>
              <w:rPr>
                <w:b w:val="0"/>
                <w:bCs/>
              </w:rPr>
            </w:pPr>
            <w:r w:rsidRPr="00774D3C">
              <w:rPr>
                <w:b w:val="0"/>
                <w:bCs/>
              </w:rPr>
              <w:t>さらに教育業界全体では、</w:t>
            </w:r>
            <w:r w:rsidRPr="00774D3C">
              <w:rPr>
                <w:b w:val="0"/>
                <w:bCs/>
              </w:rPr>
              <w:t>AI</w:t>
            </w:r>
            <w:r w:rsidRPr="00774D3C">
              <w:rPr>
                <w:b w:val="0"/>
                <w:bCs/>
              </w:rPr>
              <w:t>・</w:t>
            </w:r>
            <w:r w:rsidRPr="00774D3C">
              <w:rPr>
                <w:b w:val="0"/>
                <w:bCs/>
              </w:rPr>
              <w:t>ICT</w:t>
            </w:r>
            <w:r w:rsidRPr="00774D3C">
              <w:rPr>
                <w:b w:val="0"/>
                <w:bCs/>
              </w:rPr>
              <w:t>教材を活用した自立学習型指導への関心が高まっており、</w:t>
            </w:r>
            <w:r w:rsidRPr="00774D3C">
              <w:rPr>
                <w:b w:val="0"/>
                <w:bCs/>
              </w:rPr>
              <w:br/>
            </w:r>
            <w:r w:rsidRPr="00774D3C">
              <w:rPr>
                <w:b w:val="0"/>
                <w:bCs/>
              </w:rPr>
              <w:t>「授業＋</w:t>
            </w:r>
            <w:r w:rsidRPr="00774D3C">
              <w:rPr>
                <w:b w:val="0"/>
                <w:bCs/>
              </w:rPr>
              <w:t>ICT</w:t>
            </w:r>
            <w:r w:rsidRPr="00774D3C">
              <w:rPr>
                <w:b w:val="0"/>
                <w:bCs/>
              </w:rPr>
              <w:t>自習」を組み合わせたハイブリッド型指導の需要が増大している。</w:t>
            </w:r>
            <w:r w:rsidRPr="00774D3C">
              <w:rPr>
                <w:b w:val="0"/>
                <w:bCs/>
              </w:rPr>
              <w:br/>
            </w:r>
            <w:r w:rsidRPr="00774D3C">
              <w:rPr>
                <w:b w:val="0"/>
                <w:bCs/>
              </w:rPr>
              <w:t>学習塾市場は国内で約</w:t>
            </w:r>
            <w:r w:rsidRPr="00774D3C">
              <w:rPr>
                <w:b w:val="0"/>
                <w:bCs/>
              </w:rPr>
              <w:t>1</w:t>
            </w:r>
            <w:r w:rsidRPr="00774D3C">
              <w:rPr>
                <w:b w:val="0"/>
                <w:bCs/>
              </w:rPr>
              <w:t>兆円規模を維持しているが、少子化の中でも資格対策・英語教育分野は成長領域とされている。</w:t>
            </w:r>
            <w:r w:rsidRPr="00774D3C">
              <w:rPr>
                <w:b w:val="0"/>
                <w:bCs/>
              </w:rPr>
              <w:br/>
            </w:r>
            <w:r w:rsidRPr="00774D3C">
              <w:rPr>
                <w:b w:val="0"/>
                <w:bCs/>
              </w:rPr>
              <w:t>とくに都市近郊や地方都市では、「英検対策＋英語</w:t>
            </w:r>
            <w:r w:rsidRPr="00774D3C">
              <w:rPr>
                <w:b w:val="0"/>
                <w:bCs/>
              </w:rPr>
              <w:t>4</w:t>
            </w:r>
            <w:r w:rsidRPr="00774D3C">
              <w:rPr>
                <w:b w:val="0"/>
                <w:bCs/>
              </w:rPr>
              <w:t>技能学習」を体系的に行える塾がまだ少なく、</w:t>
            </w:r>
            <w:r w:rsidRPr="00774D3C">
              <w:rPr>
                <w:b w:val="0"/>
                <w:bCs/>
              </w:rPr>
              <w:br/>
            </w:r>
            <w:r w:rsidRPr="00774D3C">
              <w:rPr>
                <w:b w:val="0"/>
                <w:bCs/>
              </w:rPr>
              <w:t>今後は地域密着型の英語教育機関が拡大していく見込みである。</w:t>
            </w:r>
          </w:p>
          <w:p w14:paraId="3ECA0F51" w14:textId="77777777" w:rsidR="000A3718" w:rsidRDefault="00BE7DC3">
            <w:pPr>
              <w:pStyle w:val="caseheading4second"/>
            </w:pPr>
            <w:r>
              <w:rPr>
                <w:rFonts w:hint="eastAsia"/>
              </w:rPr>
              <w:t>2-1-2.</w:t>
            </w:r>
            <w:r>
              <w:rPr>
                <w:rFonts w:hint="eastAsia"/>
              </w:rPr>
              <w:t>競合の状況</w:t>
            </w:r>
          </w:p>
          <w:p w14:paraId="7C79447A" w14:textId="77777777" w:rsidR="00E4741D" w:rsidRPr="00E4741D" w:rsidRDefault="00E4741D" w:rsidP="00E4741D">
            <w:r w:rsidRPr="00E4741D">
              <w:t>大手進学塾（例：早稲田アカデミー、栄光ゼミナールなど）は英検対策講座を展開しているが、</w:t>
            </w:r>
            <w:r w:rsidRPr="00E4741D">
              <w:br/>
            </w:r>
            <w:r w:rsidRPr="00E4741D">
              <w:t>全国画一的なカリキュラムであり、</w:t>
            </w:r>
            <w:r w:rsidRPr="00E4741D">
              <w:t>CBT</w:t>
            </w:r>
            <w:r w:rsidRPr="00E4741D">
              <w:t>形式の実戦トレーニングや小規模な個別対応には弱い。</w:t>
            </w:r>
            <w:r w:rsidRPr="00E4741D">
              <w:br/>
            </w:r>
            <w:r w:rsidRPr="00E4741D">
              <w:t>一方で、個人塾・地域塾の多くは紙教材中心の指導を続けており、</w:t>
            </w:r>
            <w:r w:rsidRPr="00E4741D">
              <w:br/>
              <w:t>ICT</w:t>
            </w:r>
            <w:r w:rsidRPr="00E4741D">
              <w:t>教材導入や英検準会場としての登録体制が整っていない。</w:t>
            </w:r>
            <w:r w:rsidRPr="00E4741D">
              <w:br/>
            </w:r>
            <w:r w:rsidRPr="00E4741D">
              <w:t>このため、受験直前期の模試練習やスピーキング訓練ができる教室は限られている。</w:t>
            </w:r>
          </w:p>
          <w:p w14:paraId="53450417" w14:textId="77777777" w:rsidR="00E4741D" w:rsidRPr="00E4741D" w:rsidRDefault="00E4741D" w:rsidP="00E4741D">
            <w:r w:rsidRPr="00E4741D">
              <w:t>また、</w:t>
            </w:r>
            <w:r w:rsidRPr="00E4741D">
              <w:t>ECC</w:t>
            </w:r>
            <w:r w:rsidRPr="00E4741D">
              <w:t>・</w:t>
            </w:r>
            <w:r w:rsidRPr="00E4741D">
              <w:t>NOVA</w:t>
            </w:r>
            <w:r w:rsidRPr="00E4741D">
              <w:t>などの英語専門スクールは会話力重視のカリキュラムであり、</w:t>
            </w:r>
            <w:r w:rsidRPr="00E4741D">
              <w:br/>
            </w:r>
            <w:r w:rsidRPr="00E4741D">
              <w:t>学校教科・資格試験対策との連携が弱く、保護者から「成果が数値化されにくい」との声もある。</w:t>
            </w:r>
            <w:r w:rsidRPr="00E4741D">
              <w:br/>
            </w:r>
            <w:r w:rsidRPr="00E4741D">
              <w:t>浜松地域では、英検講習と美容サービスを併設した施設は存在せず、</w:t>
            </w:r>
            <w:r w:rsidRPr="00E4741D">
              <w:br/>
            </w:r>
            <w:r w:rsidRPr="00E4741D">
              <w:t>子どもと保護者が同時に利用できる教育拠点は当塾が初の取り組みとなる。</w:t>
            </w:r>
          </w:p>
          <w:p w14:paraId="19BAC54B" w14:textId="77777777" w:rsidR="00E4741D" w:rsidRPr="00E4741D" w:rsidRDefault="00E4741D" w:rsidP="00E4741D">
            <w:r w:rsidRPr="00E4741D">
              <w:t>本事業では、西馬込で培った英検準会場運営ノウハウと防音学習空間を活かし、</w:t>
            </w:r>
            <w:r w:rsidRPr="00E4741D">
              <w:br/>
              <w:t>ICT</w:t>
            </w:r>
            <w:r w:rsidRPr="00E4741D">
              <w:t>を使った自習支援と面接トレーニングの両立を可能にする点で競合優位性を確保する。</w:t>
            </w:r>
          </w:p>
          <w:p w14:paraId="21ECBCE3" w14:textId="77777777" w:rsidR="00E4741D" w:rsidRPr="00E4741D" w:rsidRDefault="00E4741D" w:rsidP="00E4741D"/>
          <w:p w14:paraId="3ECA0F54" w14:textId="77777777" w:rsidR="000A3718" w:rsidRDefault="00BE7DC3">
            <w:pPr>
              <w:pStyle w:val="caseheading4second"/>
            </w:pPr>
            <w:r>
              <w:rPr>
                <w:rFonts w:hint="eastAsia"/>
              </w:rPr>
              <w:t>2-1-3.</w:t>
            </w:r>
            <w:r>
              <w:rPr>
                <w:rFonts w:hint="eastAsia"/>
              </w:rPr>
              <w:t>将来の見通し</w:t>
            </w:r>
          </w:p>
          <w:p w14:paraId="5BCF6DD9" w14:textId="77777777" w:rsidR="00FD4D02" w:rsidRPr="00FD4D02" w:rsidRDefault="00FD4D02" w:rsidP="00FD4D02">
            <w:r w:rsidRPr="00FD4D02">
              <w:t>今後</w:t>
            </w:r>
            <w:r w:rsidRPr="00FD4D02">
              <w:t>5</w:t>
            </w:r>
            <w:r w:rsidRPr="00FD4D02">
              <w:t>年以内に、英検・漢検ともに全国的な</w:t>
            </w:r>
            <w:r w:rsidRPr="00FD4D02">
              <w:t>CBT</w:t>
            </w:r>
            <w:r w:rsidRPr="00FD4D02">
              <w:t>化がさらに進むと予測されており、</w:t>
            </w:r>
            <w:r w:rsidRPr="00FD4D02">
              <w:br/>
            </w:r>
            <w:r w:rsidRPr="00FD4D02">
              <w:t>従来の紙試験中心の塾運営では対応が困難になる。</w:t>
            </w:r>
            <w:r w:rsidRPr="00FD4D02">
              <w:br/>
            </w:r>
            <w:r w:rsidRPr="00FD4D02">
              <w:t>英検協会が推進する「英検</w:t>
            </w:r>
            <w:r w:rsidRPr="00FD4D02">
              <w:t>S-CBT</w:t>
            </w:r>
            <w:r w:rsidRPr="00FD4D02">
              <w:t>」は</w:t>
            </w:r>
            <w:r w:rsidRPr="00FD4D02">
              <w:t>2026</w:t>
            </w:r>
            <w:r w:rsidRPr="00FD4D02">
              <w:t>年までに主要都市全域で常設化される見込みで、</w:t>
            </w:r>
            <w:r w:rsidRPr="00FD4D02">
              <w:br/>
            </w:r>
            <w:r w:rsidRPr="00FD4D02">
              <w:t>地方都市においても模擬試験環境を備えた学習拠点が求められている。</w:t>
            </w:r>
          </w:p>
          <w:p w14:paraId="3FB5F4E6" w14:textId="77777777" w:rsidR="00FD4D02" w:rsidRPr="00FD4D02" w:rsidRDefault="00FD4D02" w:rsidP="00FD4D02">
            <w:r w:rsidRPr="00FD4D02">
              <w:t>同時に、家庭の教育費負担を抑えながら成果を上げたいというニーズが高まり、</w:t>
            </w:r>
            <w:r w:rsidRPr="00FD4D02">
              <w:br/>
              <w:t>**</w:t>
            </w:r>
            <w:r w:rsidRPr="00FD4D02">
              <w:t>「授業＋</w:t>
            </w:r>
            <w:r w:rsidRPr="00FD4D02">
              <w:t>ICT</w:t>
            </w:r>
            <w:r w:rsidRPr="00FD4D02">
              <w:t>自習」型や「複合型拠点」</w:t>
            </w:r>
            <w:r w:rsidRPr="00FD4D02">
              <w:t>**</w:t>
            </w:r>
            <w:r w:rsidRPr="00FD4D02">
              <w:t>への注目が強まっている。</w:t>
            </w:r>
            <w:r w:rsidRPr="00FD4D02">
              <w:br/>
            </w:r>
            <w:r w:rsidRPr="00FD4D02">
              <w:t>今後は、学習環境の快適性・通いやすさ・心理的安全性が重視される傾向にあり、</w:t>
            </w:r>
            <w:r w:rsidRPr="00FD4D02">
              <w:br/>
            </w:r>
            <w:r w:rsidRPr="00FD4D02">
              <w:t>静音性・照明・レイアウトなど空間設計の質が塾選びの要素となる。</w:t>
            </w:r>
          </w:p>
          <w:p w14:paraId="4280F7F1" w14:textId="77777777" w:rsidR="00FD4D02" w:rsidRPr="00FD4D02" w:rsidRDefault="00FD4D02" w:rsidP="00FD4D02">
            <w:r w:rsidRPr="00FD4D02">
              <w:t>こうした流れの中で、西馬込学習教室は英検準会場としての信頼性と</w:t>
            </w:r>
            <w:r w:rsidRPr="00FD4D02">
              <w:t>ICT</w:t>
            </w:r>
            <w:r w:rsidRPr="00FD4D02">
              <w:t>対応力を軸に、</w:t>
            </w:r>
            <w:r w:rsidRPr="00FD4D02">
              <w:br/>
            </w:r>
            <w:r w:rsidRPr="00FD4D02">
              <w:t>浜松への展開を通じて「教育</w:t>
            </w:r>
            <w:r w:rsidRPr="00FD4D02">
              <w:t>×</w:t>
            </w:r>
            <w:r w:rsidRPr="00FD4D02">
              <w:t>美容」という新たな複合型モデルを提示し、</w:t>
            </w:r>
            <w:r w:rsidRPr="00FD4D02">
              <w:br/>
            </w:r>
            <w:r w:rsidRPr="00FD4D02">
              <w:t>地域社会の多様なニーズに応える成長余地が大きいと考えられる。</w:t>
            </w:r>
          </w:p>
          <w:p w14:paraId="3ECA0F56" w14:textId="0220D096" w:rsidR="000A3718" w:rsidRPr="00FD4D02" w:rsidRDefault="000A3718"/>
        </w:tc>
      </w:tr>
    </w:tbl>
    <w:p w14:paraId="3ECA0F64" w14:textId="77777777" w:rsidR="000A3718" w:rsidRDefault="00BE7DC3">
      <w:pPr>
        <w:pStyle w:val="caseheading3"/>
      </w:pPr>
      <w:r>
        <w:rPr>
          <w:rFonts w:hint="eastAsia"/>
        </w:rPr>
        <w:lastRenderedPageBreak/>
        <w:t>2-2.</w:t>
      </w:r>
      <w:r>
        <w:rPr>
          <w:rFonts w:hint="eastAsia"/>
        </w:rPr>
        <w:t>顧客ニーズ</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6A" w14:textId="77777777">
        <w:trPr>
          <w:trHeight w:val="281"/>
        </w:trPr>
        <w:tc>
          <w:tcPr>
            <w:tcW w:w="10456" w:type="dxa"/>
          </w:tcPr>
          <w:p w14:paraId="1E23C6E2" w14:textId="77777777" w:rsidR="00E1746A" w:rsidRPr="00E1746A" w:rsidRDefault="00E1746A" w:rsidP="00E1746A">
            <w:r w:rsidRPr="00E1746A">
              <w:t>地域内で英検を受けられる会場を求める声が非常に多く、特に小中学生の保護者からは「近所で英検が受けられるなら安心」「通い慣れた塾で受験させたい」といった要望が増加している。</w:t>
            </w:r>
            <w:r w:rsidRPr="00E1746A">
              <w:br/>
            </w:r>
            <w:r w:rsidRPr="00E1746A">
              <w:t>英検</w:t>
            </w:r>
            <w:r w:rsidRPr="00E1746A">
              <w:t>CBT</w:t>
            </w:r>
            <w:r w:rsidRPr="00E1746A">
              <w:t>受験が拡大する中で、パソコン・照明・静音環境が整った塾はまだ限られており、子どもがリラックスして受験できる準会場の存在が地域から強く求められている。</w:t>
            </w:r>
            <w:r w:rsidRPr="00E1746A">
              <w:br/>
            </w:r>
            <w:r w:rsidRPr="00E1746A">
              <w:t>また、学習内容の多様化や物価上昇の影響もあり、「教育費を抑えつつも主要</w:t>
            </w:r>
            <w:r w:rsidRPr="00E1746A">
              <w:t>4</w:t>
            </w:r>
            <w:r w:rsidRPr="00E1746A">
              <w:t>教科をしっかり学ばせたい」というニーズが高まっている。</w:t>
            </w:r>
          </w:p>
          <w:p w14:paraId="5D9182DF" w14:textId="23EC82FB" w:rsidR="00E1746A" w:rsidRPr="00E1746A" w:rsidRDefault="00E1746A" w:rsidP="00E1746A">
            <w:r w:rsidRPr="00E1746A">
              <w:t>保護者層は、単なる学力向上よりも「資格取得・成果の見える教育」を重視しており、</w:t>
            </w:r>
            <w:r w:rsidRPr="00E1746A">
              <w:br/>
            </w:r>
            <w:r w:rsidRPr="00E1746A">
              <w:t>「検定合格」や「スコアアップ」など、具体的な成果をもとに子どもの学習意欲を高めたいという意向が強い。</w:t>
            </w:r>
            <w:r w:rsidRPr="00E1746A">
              <w:br/>
            </w:r>
            <w:r w:rsidRPr="00E1746A">
              <w:t>一方で、子ども本人は長時間の塾通いよりも「楽しく・通いやすい環境」を求めており、</w:t>
            </w:r>
            <w:r w:rsidRPr="00E1746A">
              <w:br/>
            </w:r>
            <w:r w:rsidRPr="00E1746A">
              <w:t>英検のように明確なゴールを持ちながらも達成感を味わえる学習体験が支持されている。</w:t>
            </w:r>
          </w:p>
          <w:p w14:paraId="3ECA0F69" w14:textId="2ADE0707" w:rsidR="004427FE" w:rsidRPr="00E1746A" w:rsidRDefault="004427FE" w:rsidP="00E1746A">
            <w:r w:rsidRPr="004427FE">
              <w:br/>
            </w:r>
            <w:r w:rsidRPr="004427FE">
              <w:t>今後も、保護者の</w:t>
            </w:r>
            <w:r w:rsidRPr="004427FE">
              <w:t>“</w:t>
            </w:r>
            <w:r w:rsidRPr="004427FE">
              <w:t>成果志向</w:t>
            </w:r>
            <w:r w:rsidRPr="004427FE">
              <w:t>”</w:t>
            </w:r>
            <w:r w:rsidRPr="004427FE">
              <w:t>と子どもの</w:t>
            </w:r>
            <w:r w:rsidRPr="004427FE">
              <w:t>“</w:t>
            </w:r>
            <w:r w:rsidRPr="004427FE">
              <w:t>楽しさ志向</w:t>
            </w:r>
            <w:r w:rsidRPr="004427FE">
              <w:t>”</w:t>
            </w:r>
            <w:r w:rsidRPr="004427FE">
              <w:t>を両立できる環境を整えることが、</w:t>
            </w:r>
            <w:r w:rsidRPr="004427FE">
              <w:br/>
            </w:r>
            <w:r w:rsidRPr="004427FE">
              <w:t>当社の重要な顧客ニーズへの対応方針である。</w:t>
            </w:r>
          </w:p>
        </w:tc>
      </w:tr>
    </w:tbl>
    <w:p w14:paraId="3ECA0F6B" w14:textId="77777777" w:rsidR="000A3718" w:rsidRDefault="000A3718"/>
    <w:p w14:paraId="3ECA0F77" w14:textId="77777777" w:rsidR="000A3718" w:rsidRDefault="00BE7DC3">
      <w:pPr>
        <w:pStyle w:val="caseheading2"/>
      </w:pPr>
      <w:r>
        <w:rPr>
          <w:rFonts w:hint="eastAsia"/>
        </w:rPr>
        <w:t>3.</w:t>
      </w:r>
      <w:r>
        <w:rPr>
          <w:rFonts w:hint="eastAsia"/>
        </w:rPr>
        <w:t>自社や自社の提供する商品・サービスの強み・弱み</w:t>
      </w:r>
    </w:p>
    <w:p w14:paraId="3ECA0F78" w14:textId="77777777" w:rsidR="000A3718" w:rsidRDefault="00BE7DC3">
      <w:pPr>
        <w:pStyle w:val="caseheading3"/>
      </w:pPr>
      <w:r>
        <w:rPr>
          <w:rFonts w:hint="eastAsia"/>
        </w:rPr>
        <w:t>3.</w:t>
      </w:r>
      <w:r>
        <w:rPr>
          <w:rFonts w:hint="eastAsia"/>
        </w:rPr>
        <w:t>自社や自社の提供する商品・サービスの強み・弱み</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7F" w14:textId="77777777">
        <w:trPr>
          <w:trHeight w:val="563"/>
        </w:trPr>
        <w:tc>
          <w:tcPr>
            <w:tcW w:w="10456" w:type="dxa"/>
          </w:tcPr>
          <w:p w14:paraId="3ECA0F79" w14:textId="77777777" w:rsidR="000A3718" w:rsidRDefault="00BE7DC3">
            <w:pPr>
              <w:pStyle w:val="caseheading4first"/>
              <w:framePr w:hSpace="0" w:wrap="auto" w:vAnchor="margin" w:yAlign="inline"/>
              <w:suppressOverlap w:val="0"/>
            </w:pPr>
            <w:r>
              <w:rPr>
                <w:rFonts w:hint="eastAsia"/>
              </w:rPr>
              <w:t>3-1.</w:t>
            </w:r>
            <w:r>
              <w:rPr>
                <w:rFonts w:hint="eastAsia"/>
              </w:rPr>
              <w:t>自社の強み・弱み</w:t>
            </w:r>
          </w:p>
          <w:p w14:paraId="450B9633" w14:textId="77777777" w:rsidR="00B319A1" w:rsidRPr="00B319A1" w:rsidRDefault="00B319A1" w:rsidP="00B319A1">
            <w:pPr>
              <w:pStyle w:val="caseheading4first"/>
              <w:framePr w:hSpace="0" w:wrap="auto" w:vAnchor="margin" w:yAlign="inline"/>
              <w:suppressOverlap w:val="0"/>
              <w:rPr>
                <w:b w:val="0"/>
                <w:bCs/>
              </w:rPr>
            </w:pPr>
            <w:r w:rsidRPr="00B319A1">
              <w:rPr>
                <w:b w:val="0"/>
                <w:bCs/>
              </w:rPr>
              <w:t>＜強み＞</w:t>
            </w:r>
            <w:r w:rsidRPr="00B319A1">
              <w:rPr>
                <w:b w:val="0"/>
                <w:bCs/>
              </w:rPr>
              <w:br/>
            </w:r>
            <w:r w:rsidRPr="00B319A1">
              <w:rPr>
                <w:b w:val="0"/>
                <w:bCs/>
              </w:rPr>
              <w:t>・代表者は香港大学</w:t>
            </w:r>
            <w:r w:rsidRPr="00B319A1">
              <w:rPr>
                <w:b w:val="0"/>
                <w:bCs/>
              </w:rPr>
              <w:t>MBA</w:t>
            </w:r>
            <w:r w:rsidRPr="00B319A1">
              <w:rPr>
                <w:b w:val="0"/>
                <w:bCs/>
              </w:rPr>
              <w:t>を修了しており、国内外の教育・経営両分野に精通している。</w:t>
            </w:r>
            <w:r w:rsidRPr="00B319A1">
              <w:rPr>
                <w:b w:val="0"/>
                <w:bCs/>
              </w:rPr>
              <w:br/>
            </w:r>
            <w:r w:rsidRPr="00B319A1">
              <w:rPr>
                <w:b w:val="0"/>
                <w:bCs/>
              </w:rPr>
              <w:t xml:space="preserve">　ビジネス視点を持った戦略的運営ができる点は、一般的な学習塾との大きな差別化要素である。</w:t>
            </w:r>
            <w:r w:rsidRPr="00B319A1">
              <w:rPr>
                <w:b w:val="0"/>
                <w:bCs/>
              </w:rPr>
              <w:br/>
            </w:r>
            <w:r w:rsidRPr="00B319A1">
              <w:rPr>
                <w:b w:val="0"/>
                <w:bCs/>
              </w:rPr>
              <w:t xml:space="preserve">　教育の質に加え、ブランド戦略や広報、価格設計などを体系的に整備できることが強みである。</w:t>
            </w:r>
          </w:p>
          <w:p w14:paraId="688DFD0A" w14:textId="77777777" w:rsidR="00B319A1" w:rsidRPr="00B319A1" w:rsidRDefault="00B319A1" w:rsidP="00B319A1">
            <w:pPr>
              <w:pStyle w:val="caseheading4first"/>
              <w:framePr w:hSpace="0" w:wrap="auto" w:vAnchor="margin" w:yAlign="inline"/>
              <w:suppressOverlap w:val="0"/>
              <w:rPr>
                <w:b w:val="0"/>
                <w:bCs/>
              </w:rPr>
            </w:pPr>
            <w:r w:rsidRPr="00B319A1">
              <w:rPr>
                <w:b w:val="0"/>
                <w:bCs/>
              </w:rPr>
              <w:t>・既に</w:t>
            </w:r>
            <w:r w:rsidRPr="00B319A1">
              <w:rPr>
                <w:b w:val="0"/>
                <w:bCs/>
              </w:rPr>
              <w:t>ICT</w:t>
            </w:r>
            <w:r w:rsidRPr="00B319A1">
              <w:rPr>
                <w:b w:val="0"/>
                <w:bCs/>
              </w:rPr>
              <w:t>学習システム（</w:t>
            </w:r>
            <w:r w:rsidRPr="00B319A1">
              <w:rPr>
                <w:b w:val="0"/>
                <w:bCs/>
              </w:rPr>
              <w:t>e</w:t>
            </w:r>
            <w:r w:rsidRPr="00B319A1">
              <w:rPr>
                <w:b w:val="0"/>
                <w:bCs/>
              </w:rPr>
              <w:t>トレ等）や英検準会場登録体制を導入・運用しており、</w:t>
            </w:r>
            <w:r w:rsidRPr="00B319A1">
              <w:rPr>
                <w:b w:val="0"/>
                <w:bCs/>
              </w:rPr>
              <w:br/>
            </w:r>
            <w:r w:rsidRPr="00B319A1">
              <w:rPr>
                <w:b w:val="0"/>
                <w:bCs/>
              </w:rPr>
              <w:t xml:space="preserve">　設備面が整えば即座に英検</w:t>
            </w:r>
            <w:r w:rsidRPr="00B319A1">
              <w:rPr>
                <w:b w:val="0"/>
                <w:bCs/>
              </w:rPr>
              <w:t>CBT</w:t>
            </w:r>
            <w:r w:rsidRPr="00B319A1">
              <w:rPr>
                <w:b w:val="0"/>
                <w:bCs/>
              </w:rPr>
              <w:t>対応環境を稼働できる体制がある。</w:t>
            </w:r>
            <w:r w:rsidRPr="00B319A1">
              <w:rPr>
                <w:b w:val="0"/>
                <w:bCs/>
              </w:rPr>
              <w:br/>
            </w:r>
            <w:r w:rsidRPr="00B319A1">
              <w:rPr>
                <w:b w:val="0"/>
                <w:bCs/>
              </w:rPr>
              <w:t xml:space="preserve">　また、教材・学習管理・生徒情報がクラウド化されており、複数拠点で同一品質の運営が可能である。</w:t>
            </w:r>
          </w:p>
          <w:p w14:paraId="2A3152A8" w14:textId="77777777" w:rsidR="00B319A1" w:rsidRPr="00B319A1" w:rsidRDefault="00B319A1" w:rsidP="00B319A1">
            <w:pPr>
              <w:pStyle w:val="caseheading4first"/>
              <w:framePr w:hSpace="0" w:wrap="auto" w:vAnchor="margin" w:yAlign="inline"/>
              <w:suppressOverlap w:val="0"/>
              <w:rPr>
                <w:b w:val="0"/>
                <w:bCs/>
              </w:rPr>
            </w:pPr>
            <w:r w:rsidRPr="00B319A1">
              <w:rPr>
                <w:b w:val="0"/>
                <w:bCs/>
              </w:rPr>
              <w:t>・浜松市においては、既に「</w:t>
            </w:r>
            <w:r w:rsidRPr="00B319A1">
              <w:rPr>
                <w:b w:val="0"/>
                <w:bCs/>
              </w:rPr>
              <w:t>La Pace</w:t>
            </w:r>
            <w:r w:rsidRPr="00B319A1">
              <w:rPr>
                <w:b w:val="0"/>
                <w:bCs/>
              </w:rPr>
              <w:t>」サロンが営業しており、</w:t>
            </w:r>
            <w:r w:rsidRPr="00B319A1">
              <w:rPr>
                <w:b w:val="0"/>
                <w:bCs/>
              </w:rPr>
              <w:br/>
            </w:r>
            <w:r w:rsidRPr="00B319A1">
              <w:rPr>
                <w:b w:val="0"/>
                <w:bCs/>
              </w:rPr>
              <w:t xml:space="preserve">　代表自身が現地に滞在しながら運営を統括しているため、意思決定と実行が迅速。</w:t>
            </w:r>
            <w:r w:rsidRPr="00B319A1">
              <w:rPr>
                <w:b w:val="0"/>
                <w:bCs/>
              </w:rPr>
              <w:br/>
            </w:r>
            <w:r w:rsidRPr="00B319A1">
              <w:rPr>
                <w:b w:val="0"/>
                <w:bCs/>
              </w:rPr>
              <w:lastRenderedPageBreak/>
              <w:t xml:space="preserve">　教育事業を新設しても初期リスクが低く、東京の運営ノウハウをすぐに展開できる点が強みである。</w:t>
            </w:r>
          </w:p>
          <w:p w14:paraId="413CD1B2" w14:textId="77777777" w:rsidR="00B319A1" w:rsidRPr="00B319A1" w:rsidRDefault="00B319A1" w:rsidP="00B319A1">
            <w:pPr>
              <w:pStyle w:val="caseheading4first"/>
              <w:framePr w:hSpace="0" w:wrap="auto" w:vAnchor="margin" w:yAlign="inline"/>
              <w:suppressOverlap w:val="0"/>
              <w:rPr>
                <w:b w:val="0"/>
                <w:bCs/>
              </w:rPr>
            </w:pPr>
            <w:r w:rsidRPr="00B319A1">
              <w:rPr>
                <w:b w:val="0"/>
                <w:bCs/>
              </w:rPr>
              <w:t>・さらに、</w:t>
            </w:r>
            <w:r w:rsidRPr="00B319A1">
              <w:rPr>
                <w:b w:val="0"/>
                <w:bCs/>
              </w:rPr>
              <w:t>30</w:t>
            </w:r>
            <w:r w:rsidRPr="00B319A1">
              <w:rPr>
                <w:b w:val="0"/>
                <w:bCs/>
              </w:rPr>
              <w:t>年の地域密着運営で培った信頼関係により、口コミ紹介率が高く、</w:t>
            </w:r>
            <w:r w:rsidRPr="00B319A1">
              <w:rPr>
                <w:b w:val="0"/>
                <w:bCs/>
              </w:rPr>
              <w:br/>
            </w:r>
            <w:r w:rsidRPr="00B319A1">
              <w:rPr>
                <w:b w:val="0"/>
                <w:bCs/>
              </w:rPr>
              <w:t xml:space="preserve">　新規顧客の約</w:t>
            </w:r>
            <w:r w:rsidRPr="00B319A1">
              <w:rPr>
                <w:b w:val="0"/>
                <w:bCs/>
              </w:rPr>
              <w:t>7</w:t>
            </w:r>
            <w:r w:rsidRPr="00B319A1">
              <w:rPr>
                <w:b w:val="0"/>
                <w:bCs/>
              </w:rPr>
              <w:t>割が既存顧客からの紹介によって入塾している。</w:t>
            </w:r>
            <w:r w:rsidRPr="00B319A1">
              <w:rPr>
                <w:b w:val="0"/>
                <w:bCs/>
              </w:rPr>
              <w:br/>
            </w:r>
            <w:r w:rsidRPr="00B319A1">
              <w:rPr>
                <w:b w:val="0"/>
                <w:bCs/>
              </w:rPr>
              <w:t xml:space="preserve">　地域社会とのつながりを重視した経営姿勢が長期的な安定基盤となっている。</w:t>
            </w:r>
          </w:p>
          <w:p w14:paraId="55456B43" w14:textId="77777777" w:rsidR="00B319A1" w:rsidRPr="00B319A1" w:rsidRDefault="00B319A1" w:rsidP="00B319A1">
            <w:pPr>
              <w:pStyle w:val="caseheading4first"/>
              <w:framePr w:hSpace="0" w:wrap="auto" w:vAnchor="margin" w:yAlign="inline"/>
              <w:suppressOverlap w:val="0"/>
              <w:rPr>
                <w:b w:val="0"/>
                <w:bCs/>
              </w:rPr>
            </w:pPr>
            <w:r w:rsidRPr="00B319A1">
              <w:rPr>
                <w:b w:val="0"/>
                <w:bCs/>
              </w:rPr>
              <w:t>＜弱み＞</w:t>
            </w:r>
            <w:r w:rsidRPr="00B319A1">
              <w:rPr>
                <w:b w:val="0"/>
                <w:bCs/>
              </w:rPr>
              <w:br/>
            </w:r>
            <w:r w:rsidRPr="00B319A1">
              <w:rPr>
                <w:b w:val="0"/>
                <w:bCs/>
              </w:rPr>
              <w:t>・教育人材の確保・育成が課題であり、特に</w:t>
            </w:r>
            <w:r w:rsidRPr="00B319A1">
              <w:rPr>
                <w:b w:val="0"/>
                <w:bCs/>
              </w:rPr>
              <w:t>ICT</w:t>
            </w:r>
            <w:r w:rsidRPr="00B319A1">
              <w:rPr>
                <w:b w:val="0"/>
                <w:bCs/>
              </w:rPr>
              <w:t>教育に対応できる講師の採用が容易ではない。</w:t>
            </w:r>
            <w:r w:rsidRPr="00B319A1">
              <w:rPr>
                <w:b w:val="0"/>
                <w:bCs/>
              </w:rPr>
              <w:br/>
            </w:r>
            <w:r w:rsidRPr="00B319A1">
              <w:rPr>
                <w:b w:val="0"/>
                <w:bCs/>
              </w:rPr>
              <w:t xml:space="preserve">　指導スキルだけでなく、英検</w:t>
            </w:r>
            <w:r w:rsidRPr="00B319A1">
              <w:rPr>
                <w:b w:val="0"/>
                <w:bCs/>
              </w:rPr>
              <w:t>CBT</w:t>
            </w:r>
            <w:r w:rsidRPr="00B319A1">
              <w:rPr>
                <w:b w:val="0"/>
                <w:bCs/>
              </w:rPr>
              <w:t>など新形式への理解を持つ人材が少なく、</w:t>
            </w:r>
            <w:r w:rsidRPr="00B319A1">
              <w:rPr>
                <w:b w:val="0"/>
                <w:bCs/>
              </w:rPr>
              <w:br/>
            </w:r>
            <w:r w:rsidRPr="00B319A1">
              <w:rPr>
                <w:b w:val="0"/>
                <w:bCs/>
              </w:rPr>
              <w:t xml:space="preserve">　内部育成体制の整備が今後の課題である。</w:t>
            </w:r>
          </w:p>
          <w:p w14:paraId="6330BBC2" w14:textId="77777777" w:rsidR="00B319A1" w:rsidRPr="00B319A1" w:rsidRDefault="00B319A1" w:rsidP="00B319A1">
            <w:pPr>
              <w:pStyle w:val="caseheading4first"/>
              <w:framePr w:hSpace="0" w:wrap="auto" w:vAnchor="margin" w:yAlign="inline"/>
              <w:suppressOverlap w:val="0"/>
              <w:rPr>
                <w:b w:val="0"/>
                <w:bCs/>
              </w:rPr>
            </w:pPr>
            <w:r w:rsidRPr="00B319A1">
              <w:rPr>
                <w:b w:val="0"/>
                <w:bCs/>
              </w:rPr>
              <w:t>・代表者の専門性が高く、現場運営が属人的になりやすい面がある。</w:t>
            </w:r>
            <w:r w:rsidRPr="00B319A1">
              <w:rPr>
                <w:b w:val="0"/>
                <w:bCs/>
              </w:rPr>
              <w:br/>
            </w:r>
            <w:r w:rsidRPr="00B319A1">
              <w:rPr>
                <w:b w:val="0"/>
                <w:bCs/>
              </w:rPr>
              <w:t xml:space="preserve">　浜松拠点の拡大に伴い、マニュアル整備や権限委譲を進め、組織的な運営体制を構築していく必要がある。</w:t>
            </w:r>
          </w:p>
          <w:p w14:paraId="1B52D14B" w14:textId="77777777" w:rsidR="00B319A1" w:rsidRPr="00B319A1" w:rsidRDefault="00B319A1">
            <w:pPr>
              <w:pStyle w:val="caseheading4first"/>
              <w:framePr w:hSpace="0" w:wrap="auto" w:vAnchor="margin" w:yAlign="inline"/>
              <w:suppressOverlap w:val="0"/>
            </w:pPr>
          </w:p>
          <w:p w14:paraId="3ECA0F7C" w14:textId="77777777" w:rsidR="000A3718" w:rsidRDefault="00BE7DC3">
            <w:pPr>
              <w:pStyle w:val="caseheading4second"/>
            </w:pPr>
            <w:r>
              <w:rPr>
                <w:rFonts w:hint="eastAsia"/>
              </w:rPr>
              <w:t>3-2.</w:t>
            </w:r>
            <w:r>
              <w:rPr>
                <w:rFonts w:hint="eastAsia"/>
              </w:rPr>
              <w:t>自社の提供する商品・サービスの強み・弱み</w:t>
            </w:r>
          </w:p>
          <w:p w14:paraId="687AE3D9" w14:textId="77777777" w:rsidR="00EF6FE1" w:rsidRPr="00EF6FE1" w:rsidRDefault="00EF6FE1" w:rsidP="00EF6FE1">
            <w:pPr>
              <w:pStyle w:val="caseheading4first"/>
              <w:framePr w:hSpace="0" w:wrap="auto" w:vAnchor="margin" w:yAlign="inline"/>
              <w:suppressOverlap w:val="0"/>
              <w:rPr>
                <w:b w:val="0"/>
                <w:bCs/>
              </w:rPr>
            </w:pPr>
            <w:r w:rsidRPr="00EF6FE1">
              <w:rPr>
                <w:b w:val="0"/>
                <w:bCs/>
              </w:rPr>
              <w:t>＜強み＞</w:t>
            </w:r>
            <w:r w:rsidRPr="00EF6FE1">
              <w:rPr>
                <w:b w:val="0"/>
                <w:bCs/>
              </w:rPr>
              <w:br/>
            </w:r>
            <w:r w:rsidRPr="00EF6FE1">
              <w:rPr>
                <w:b w:val="0"/>
                <w:bCs/>
              </w:rPr>
              <w:t>・</w:t>
            </w:r>
            <w:r w:rsidRPr="00EF6FE1">
              <w:rPr>
                <w:b w:val="0"/>
                <w:bCs/>
              </w:rPr>
              <w:t>30</w:t>
            </w:r>
            <w:r w:rsidRPr="00EF6FE1">
              <w:rPr>
                <w:b w:val="0"/>
                <w:bCs/>
              </w:rPr>
              <w:t>年以上にわたり地域で運営してきた実績により、保護者や生徒からの信頼が厚く、</w:t>
            </w:r>
            <w:r w:rsidRPr="00EF6FE1">
              <w:rPr>
                <w:b w:val="0"/>
                <w:bCs/>
              </w:rPr>
              <w:br/>
            </w:r>
            <w:r w:rsidRPr="00EF6FE1">
              <w:rPr>
                <w:b w:val="0"/>
                <w:bCs/>
              </w:rPr>
              <w:t xml:space="preserve">　「安心して任せられる塾」というブランドが確立している。</w:t>
            </w:r>
          </w:p>
          <w:p w14:paraId="4D83EA80" w14:textId="77777777" w:rsidR="00EF6FE1" w:rsidRPr="00EF6FE1" w:rsidRDefault="00EF6FE1" w:rsidP="00EF6FE1">
            <w:pPr>
              <w:pStyle w:val="caseheading4first"/>
              <w:framePr w:hSpace="0" w:wrap="auto" w:vAnchor="margin" w:yAlign="inline"/>
              <w:suppressOverlap w:val="0"/>
              <w:rPr>
                <w:b w:val="0"/>
                <w:bCs/>
              </w:rPr>
            </w:pPr>
            <w:r w:rsidRPr="00EF6FE1">
              <w:rPr>
                <w:b w:val="0"/>
                <w:bCs/>
              </w:rPr>
              <w:t>・英検準会場としての登録実績と運営ノウハウを有し、</w:t>
            </w:r>
            <w:r w:rsidRPr="00EF6FE1">
              <w:rPr>
                <w:b w:val="0"/>
                <w:bCs/>
              </w:rPr>
              <w:br/>
            </w:r>
            <w:r w:rsidRPr="00EF6FE1">
              <w:rPr>
                <w:b w:val="0"/>
                <w:bCs/>
              </w:rPr>
              <w:t xml:space="preserve">　試験本番に近い環境でトレーニングができる点が他塾にはない大きな強みである。</w:t>
            </w:r>
            <w:r w:rsidRPr="00EF6FE1">
              <w:rPr>
                <w:b w:val="0"/>
                <w:bCs/>
              </w:rPr>
              <w:br/>
            </w:r>
            <w:r w:rsidRPr="00EF6FE1">
              <w:rPr>
                <w:b w:val="0"/>
                <w:bCs/>
              </w:rPr>
              <w:t xml:space="preserve">　また、ライティング・面接練習など、英語</w:t>
            </w:r>
            <w:r w:rsidRPr="00EF6FE1">
              <w:rPr>
                <w:b w:val="0"/>
                <w:bCs/>
              </w:rPr>
              <w:t>4</w:t>
            </w:r>
            <w:r w:rsidRPr="00EF6FE1">
              <w:rPr>
                <w:b w:val="0"/>
                <w:bCs/>
              </w:rPr>
              <w:t>技能を総合的に指導できる。</w:t>
            </w:r>
          </w:p>
          <w:p w14:paraId="58C81534" w14:textId="77777777" w:rsidR="00EF6FE1" w:rsidRPr="00EF6FE1" w:rsidRDefault="00EF6FE1" w:rsidP="00EF6FE1">
            <w:pPr>
              <w:pStyle w:val="caseheading4first"/>
              <w:framePr w:hSpace="0" w:wrap="auto" w:vAnchor="margin" w:yAlign="inline"/>
              <w:suppressOverlap w:val="0"/>
              <w:rPr>
                <w:b w:val="0"/>
                <w:bCs/>
              </w:rPr>
            </w:pPr>
            <w:r w:rsidRPr="00EF6FE1">
              <w:rPr>
                <w:b w:val="0"/>
                <w:bCs/>
              </w:rPr>
              <w:t>・</w:t>
            </w:r>
            <w:r w:rsidRPr="00EF6FE1">
              <w:rPr>
                <w:b w:val="0"/>
                <w:bCs/>
              </w:rPr>
              <w:t>2025</w:t>
            </w:r>
            <w:r w:rsidRPr="00EF6FE1">
              <w:rPr>
                <w:b w:val="0"/>
                <w:bCs/>
              </w:rPr>
              <w:t>年度第</w:t>
            </w:r>
            <w:r w:rsidRPr="00EF6FE1">
              <w:rPr>
                <w:b w:val="0"/>
                <w:bCs/>
              </w:rPr>
              <w:t>2</w:t>
            </w:r>
            <w:r w:rsidRPr="00EF6FE1">
              <w:rPr>
                <w:b w:val="0"/>
                <w:bCs/>
              </w:rPr>
              <w:t>回英検では塾生全員が合格し、英検合格率の高さが顧客の信頼拡大につながっている。</w:t>
            </w:r>
            <w:r w:rsidRPr="00EF6FE1">
              <w:rPr>
                <w:b w:val="0"/>
                <w:bCs/>
              </w:rPr>
              <w:br/>
            </w:r>
            <w:r w:rsidRPr="00EF6FE1">
              <w:rPr>
                <w:b w:val="0"/>
                <w:bCs/>
              </w:rPr>
              <w:t xml:space="preserve">　「合格体験談」を活用した口コミや紹介が増加しており、</w:t>
            </w:r>
            <w:r w:rsidRPr="00EF6FE1">
              <w:rPr>
                <w:b w:val="0"/>
                <w:bCs/>
              </w:rPr>
              <w:br/>
            </w:r>
            <w:r w:rsidRPr="00EF6FE1">
              <w:rPr>
                <w:b w:val="0"/>
                <w:bCs/>
              </w:rPr>
              <w:t xml:space="preserve">　成果の</w:t>
            </w:r>
            <w:r w:rsidRPr="00EF6FE1">
              <w:rPr>
                <w:b w:val="0"/>
                <w:bCs/>
              </w:rPr>
              <w:t>“</w:t>
            </w:r>
            <w:r w:rsidRPr="00EF6FE1">
              <w:rPr>
                <w:b w:val="0"/>
                <w:bCs/>
              </w:rPr>
              <w:t>見える化</w:t>
            </w:r>
            <w:r w:rsidRPr="00EF6FE1">
              <w:rPr>
                <w:b w:val="0"/>
                <w:bCs/>
              </w:rPr>
              <w:t>”</w:t>
            </w:r>
            <w:r w:rsidRPr="00EF6FE1">
              <w:rPr>
                <w:b w:val="0"/>
                <w:bCs/>
              </w:rPr>
              <w:t>による集客効果が高い。</w:t>
            </w:r>
          </w:p>
          <w:p w14:paraId="0EE24A87" w14:textId="77777777" w:rsidR="00EF6FE1" w:rsidRPr="00EF6FE1" w:rsidRDefault="00EF6FE1" w:rsidP="00EF6FE1">
            <w:pPr>
              <w:pStyle w:val="caseheading4first"/>
              <w:framePr w:hSpace="0" w:wrap="auto" w:vAnchor="margin" w:yAlign="inline"/>
              <w:suppressOverlap w:val="0"/>
              <w:rPr>
                <w:b w:val="0"/>
                <w:bCs/>
              </w:rPr>
            </w:pPr>
            <w:r w:rsidRPr="00EF6FE1">
              <w:rPr>
                <w:b w:val="0"/>
                <w:bCs/>
              </w:rPr>
              <w:t>・少人数制による丁寧な指導体制を維持しており、</w:t>
            </w:r>
            <w:r w:rsidRPr="00EF6FE1">
              <w:rPr>
                <w:b w:val="0"/>
                <w:bCs/>
              </w:rPr>
              <w:br/>
            </w:r>
            <w:r w:rsidRPr="00EF6FE1">
              <w:rPr>
                <w:b w:val="0"/>
                <w:bCs/>
              </w:rPr>
              <w:t xml:space="preserve">　講師が一人ひとりの課題を把握し、最適な学習プランを提案できる。</w:t>
            </w:r>
            <w:r w:rsidRPr="00EF6FE1">
              <w:rPr>
                <w:b w:val="0"/>
                <w:bCs/>
              </w:rPr>
              <w:br/>
            </w:r>
            <w:r w:rsidRPr="00EF6FE1">
              <w:rPr>
                <w:b w:val="0"/>
                <w:bCs/>
              </w:rPr>
              <w:t xml:space="preserve">　特に、英検対策ではライティング添削や個別面接練習などのサポートが好評である。</w:t>
            </w:r>
          </w:p>
          <w:p w14:paraId="1A51E055" w14:textId="77777777" w:rsidR="00EF6FE1" w:rsidRPr="00EF6FE1" w:rsidRDefault="00EF6FE1" w:rsidP="00EF6FE1">
            <w:pPr>
              <w:pStyle w:val="caseheading4first"/>
              <w:framePr w:hSpace="0" w:wrap="auto" w:vAnchor="margin" w:yAlign="inline"/>
              <w:suppressOverlap w:val="0"/>
              <w:rPr>
                <w:b w:val="0"/>
                <w:bCs/>
              </w:rPr>
            </w:pPr>
            <w:r w:rsidRPr="00EF6FE1">
              <w:rPr>
                <w:b w:val="0"/>
                <w:bCs/>
              </w:rPr>
              <w:t>・浜松拠点では、教育と美容を融合させた「親子で通える学びの場」を新たに展開しており、</w:t>
            </w:r>
            <w:r w:rsidRPr="00EF6FE1">
              <w:rPr>
                <w:b w:val="0"/>
                <w:bCs/>
              </w:rPr>
              <w:br/>
            </w:r>
            <w:r w:rsidRPr="00EF6FE1">
              <w:rPr>
                <w:b w:val="0"/>
                <w:bCs/>
              </w:rPr>
              <w:t xml:space="preserve">　母親層を中心とした新しい顧客層を開拓している。</w:t>
            </w:r>
            <w:r w:rsidRPr="00EF6FE1">
              <w:rPr>
                <w:b w:val="0"/>
                <w:bCs/>
              </w:rPr>
              <w:br/>
            </w:r>
            <w:r w:rsidRPr="00EF6FE1">
              <w:rPr>
                <w:b w:val="0"/>
                <w:bCs/>
              </w:rPr>
              <w:t xml:space="preserve">　教育の枠を超えた複合型サービスとして、他業種とのシナジーを生み出している点が特長である。</w:t>
            </w:r>
          </w:p>
          <w:p w14:paraId="5217D4B3" w14:textId="77777777" w:rsidR="00EF6FE1" w:rsidRPr="00EF6FE1" w:rsidRDefault="00EF6FE1" w:rsidP="00EF6FE1">
            <w:pPr>
              <w:pStyle w:val="caseheading4first"/>
              <w:framePr w:hSpace="0" w:wrap="auto" w:vAnchor="margin" w:yAlign="inline"/>
              <w:suppressOverlap w:val="0"/>
              <w:rPr>
                <w:b w:val="0"/>
                <w:bCs/>
              </w:rPr>
            </w:pPr>
            <w:r w:rsidRPr="00EF6FE1">
              <w:rPr>
                <w:b w:val="0"/>
                <w:bCs/>
              </w:rPr>
              <w:t>＜弱み＞</w:t>
            </w:r>
            <w:r w:rsidRPr="00EF6FE1">
              <w:rPr>
                <w:b w:val="0"/>
                <w:bCs/>
              </w:rPr>
              <w:br/>
            </w:r>
            <w:r w:rsidRPr="00EF6FE1">
              <w:rPr>
                <w:b w:val="0"/>
                <w:bCs/>
              </w:rPr>
              <w:t>・情報発信面では、</w:t>
            </w:r>
            <w:r w:rsidRPr="00EF6FE1">
              <w:rPr>
                <w:b w:val="0"/>
                <w:bCs/>
              </w:rPr>
              <w:t>SNS</w:t>
            </w:r>
            <w:r w:rsidRPr="00EF6FE1">
              <w:rPr>
                <w:b w:val="0"/>
                <w:bCs/>
              </w:rPr>
              <w:t>や</w:t>
            </w:r>
            <w:r w:rsidRPr="00EF6FE1">
              <w:rPr>
                <w:b w:val="0"/>
                <w:bCs/>
              </w:rPr>
              <w:t>Web</w:t>
            </w:r>
            <w:r w:rsidRPr="00EF6FE1">
              <w:rPr>
                <w:b w:val="0"/>
                <w:bCs/>
              </w:rPr>
              <w:t>広告などデジタル広報の活用がまだ限定的で、</w:t>
            </w:r>
            <w:r w:rsidRPr="00EF6FE1">
              <w:rPr>
                <w:b w:val="0"/>
                <w:bCs/>
              </w:rPr>
              <w:br/>
            </w:r>
            <w:r w:rsidRPr="00EF6FE1">
              <w:rPr>
                <w:b w:val="0"/>
                <w:bCs/>
              </w:rPr>
              <w:t xml:space="preserve">　広報効果を最大化できていない。今後は写真・動画コンテンツを活用したブランディングが必要。</w:t>
            </w:r>
          </w:p>
          <w:p w14:paraId="7747BD3A" w14:textId="77777777" w:rsidR="00EF6FE1" w:rsidRPr="00EF6FE1" w:rsidRDefault="00EF6FE1" w:rsidP="00EF6FE1">
            <w:pPr>
              <w:pStyle w:val="caseheading4first"/>
              <w:framePr w:hSpace="0" w:wrap="auto" w:vAnchor="margin" w:yAlign="inline"/>
              <w:suppressOverlap w:val="0"/>
              <w:rPr>
                <w:b w:val="0"/>
                <w:bCs/>
              </w:rPr>
            </w:pPr>
            <w:r w:rsidRPr="00EF6FE1">
              <w:rPr>
                <w:b w:val="0"/>
                <w:bCs/>
              </w:rPr>
              <w:t>・教室空間は機能的だが、</w:t>
            </w:r>
            <w:r w:rsidRPr="00EF6FE1">
              <w:rPr>
                <w:b w:val="0"/>
                <w:bCs/>
              </w:rPr>
              <w:t>ICT</w:t>
            </w:r>
            <w:r w:rsidRPr="00EF6FE1">
              <w:rPr>
                <w:b w:val="0"/>
                <w:bCs/>
              </w:rPr>
              <w:t>利用を前提とした最適化（防音・照明・ゾーニング）は途上であり、</w:t>
            </w:r>
            <w:r w:rsidRPr="00EF6FE1">
              <w:rPr>
                <w:b w:val="0"/>
                <w:bCs/>
              </w:rPr>
              <w:br/>
            </w:r>
            <w:r w:rsidRPr="00EF6FE1">
              <w:rPr>
                <w:b w:val="0"/>
                <w:bCs/>
              </w:rPr>
              <w:t xml:space="preserve">　より多目的に活用できる学習空間への再設計が求められている。</w:t>
            </w:r>
            <w:r w:rsidRPr="00EF6FE1">
              <w:rPr>
                <w:b w:val="0"/>
                <w:bCs/>
              </w:rPr>
              <w:br/>
            </w:r>
            <w:r w:rsidRPr="00EF6FE1">
              <w:rPr>
                <w:b w:val="0"/>
                <w:bCs/>
              </w:rPr>
              <w:lastRenderedPageBreak/>
              <w:t xml:space="preserve">　これらを改善することで、英検対策だけでなく、自習支援・資格講座などへの拡張が可能となる。</w:t>
            </w:r>
          </w:p>
          <w:p w14:paraId="3ECA0F7E" w14:textId="0D513F54" w:rsidR="000A3718" w:rsidRPr="00EF6FE1" w:rsidRDefault="000A3718" w:rsidP="00EF6FE1">
            <w:pPr>
              <w:pStyle w:val="caseheading4first"/>
              <w:framePr w:hSpace="0" w:wrap="auto" w:vAnchor="margin" w:yAlign="inline"/>
              <w:suppressOverlap w:val="0"/>
              <w:rPr>
                <w:b w:val="0"/>
              </w:rPr>
            </w:pPr>
          </w:p>
        </w:tc>
      </w:tr>
    </w:tbl>
    <w:p w14:paraId="3ECA0F80" w14:textId="77777777" w:rsidR="000A3718" w:rsidRDefault="000A3718"/>
    <w:p w14:paraId="3ECA0F8D" w14:textId="77777777" w:rsidR="000A3718" w:rsidRDefault="00BE7DC3">
      <w:pPr>
        <w:pStyle w:val="caseheading2"/>
      </w:pPr>
      <w:r>
        <w:rPr>
          <w:rFonts w:hint="eastAsia"/>
        </w:rPr>
        <w:t>4.</w:t>
      </w:r>
      <w:r>
        <w:rPr>
          <w:rFonts w:hint="eastAsia"/>
        </w:rPr>
        <w:t>経営方針・目標と今後のプラン</w:t>
      </w:r>
    </w:p>
    <w:p w14:paraId="3ECA0F8E" w14:textId="77777777" w:rsidR="000A3718" w:rsidRDefault="00BE7DC3">
      <w:pPr>
        <w:pStyle w:val="caseheading3"/>
      </w:pPr>
      <w:r>
        <w:rPr>
          <w:rFonts w:hint="eastAsia"/>
        </w:rPr>
        <w:t>4-1.</w:t>
      </w:r>
      <w:r>
        <w:rPr>
          <w:rFonts w:hint="eastAsia"/>
        </w:rPr>
        <w:t>経営方針・目標</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96" w14:textId="77777777">
        <w:trPr>
          <w:trHeight w:val="281"/>
        </w:trPr>
        <w:tc>
          <w:tcPr>
            <w:tcW w:w="10456" w:type="dxa"/>
          </w:tcPr>
          <w:p w14:paraId="3ECA0F90" w14:textId="77777777" w:rsidR="000A3718" w:rsidRDefault="00BE7DC3">
            <w:pPr>
              <w:pStyle w:val="caseheading4first"/>
              <w:framePr w:hSpace="0" w:wrap="auto" w:vAnchor="margin" w:yAlign="inline"/>
              <w:suppressOverlap w:val="0"/>
            </w:pPr>
            <w:r>
              <w:rPr>
                <w:rFonts w:hint="eastAsia"/>
              </w:rPr>
              <w:t>4-1-1.</w:t>
            </w:r>
            <w:r>
              <w:rPr>
                <w:rFonts w:hint="eastAsia"/>
              </w:rPr>
              <w:t>経営方針</w:t>
            </w:r>
          </w:p>
          <w:p w14:paraId="27C75BCE" w14:textId="77777777" w:rsidR="008823E2" w:rsidRPr="008823E2" w:rsidRDefault="008823E2" w:rsidP="008823E2">
            <w:r w:rsidRPr="008823E2">
              <w:t>当社は、子どもたちが集中して学び成果を出せる学習環境を整え、</w:t>
            </w:r>
            <w:r w:rsidRPr="008823E2">
              <w:br/>
            </w:r>
            <w:r w:rsidRPr="008823E2">
              <w:t>地域の教育ニーズに的確に応える実践的な学習支援を行うことを経営方針としている。</w:t>
            </w:r>
          </w:p>
          <w:p w14:paraId="2619B1A6" w14:textId="77777777" w:rsidR="008823E2" w:rsidRPr="008823E2" w:rsidRDefault="008823E2" w:rsidP="008823E2">
            <w:r w:rsidRPr="008823E2">
              <w:t>東京都大田区・西馬込教室では、英検準会場としての役割をさらに強化し、</w:t>
            </w:r>
            <w:r w:rsidRPr="008823E2">
              <w:br/>
            </w:r>
            <w:r w:rsidRPr="008823E2">
              <w:t>英検</w:t>
            </w:r>
            <w:r w:rsidRPr="008823E2">
              <w:t>CBT</w:t>
            </w:r>
            <w:r w:rsidRPr="008823E2">
              <w:t>対応に必要な照明・防音・机配置などの学習空間を再設計することで、</w:t>
            </w:r>
            <w:r w:rsidRPr="008823E2">
              <w:br/>
            </w:r>
            <w:r w:rsidRPr="008823E2">
              <w:t>英語</w:t>
            </w:r>
            <w:r w:rsidRPr="008823E2">
              <w:t>4</w:t>
            </w:r>
            <w:r w:rsidRPr="008823E2">
              <w:t>技能を総合的に伸ばせる</w:t>
            </w:r>
            <w:r w:rsidRPr="008823E2">
              <w:t>ICT</w:t>
            </w:r>
            <w:r w:rsidRPr="008823E2">
              <w:t>教育モデルを確立する。</w:t>
            </w:r>
            <w:r w:rsidRPr="008823E2">
              <w:br/>
            </w:r>
            <w:r w:rsidRPr="008823E2">
              <w:t>授業だけでなく、自習や</w:t>
            </w:r>
            <w:r w:rsidRPr="008823E2">
              <w:t>CBT</w:t>
            </w:r>
            <w:r w:rsidRPr="008823E2">
              <w:t>トレーニングにも対応できる環境を整え、</w:t>
            </w:r>
            <w:r w:rsidRPr="008823E2">
              <w:br/>
            </w:r>
            <w:r w:rsidRPr="008823E2">
              <w:t>英検合格率と学習定着率の両面を高めることを目指す。</w:t>
            </w:r>
          </w:p>
          <w:p w14:paraId="3ECA0F92" w14:textId="321290EE" w:rsidR="000A3718" w:rsidRPr="008823E2" w:rsidRDefault="00C409C0">
            <w:r w:rsidRPr="00C409C0">
              <w:t>浜松では、自社サロン「</w:t>
            </w:r>
            <w:r w:rsidRPr="00C409C0">
              <w:t>La Pace</w:t>
            </w:r>
            <w:r w:rsidRPr="00C409C0">
              <w:t>」内に小規模ながら集中して学べる教育スペースを新設し、</w:t>
            </w:r>
            <w:r w:rsidRPr="00C409C0">
              <w:br/>
            </w:r>
            <w:r w:rsidRPr="00C409C0">
              <w:t>東京で実績を上げている英検講習のノウハウを地域に展開する。</w:t>
            </w:r>
            <w:r w:rsidRPr="00C409C0">
              <w:br/>
            </w:r>
            <w:r w:rsidRPr="00C409C0">
              <w:t>既存サロン顧客（母親層）を中心に教育ニーズの高い家庭へリーチし、</w:t>
            </w:r>
            <w:r w:rsidRPr="00C409C0">
              <w:br/>
            </w:r>
            <w:r w:rsidRPr="00C409C0">
              <w:t>学習とライフスタイルの両面から地域に新しい価値を提供する。</w:t>
            </w:r>
            <w:r w:rsidRPr="00C409C0">
              <w:br/>
            </w:r>
            <w:r w:rsidRPr="00C409C0">
              <w:t>この複合モデルを通じて、浜松地域における英語学習機会の拡大と、</w:t>
            </w:r>
            <w:r w:rsidRPr="00C409C0">
              <w:br/>
            </w:r>
            <w:r w:rsidRPr="00C409C0">
              <w:t>教育サービスの新たな顧客層開拓を同時に実現する。</w:t>
            </w:r>
          </w:p>
          <w:p w14:paraId="3ECA0F93" w14:textId="77777777" w:rsidR="000A3718" w:rsidRDefault="00BE7DC3">
            <w:pPr>
              <w:pStyle w:val="caseheading4second"/>
            </w:pPr>
            <w:r>
              <w:rPr>
                <w:rFonts w:hint="eastAsia"/>
              </w:rPr>
              <w:t>4-1-2.</w:t>
            </w:r>
            <w:r>
              <w:rPr>
                <w:rFonts w:hint="eastAsia"/>
              </w:rPr>
              <w:t>経営目標</w:t>
            </w:r>
          </w:p>
          <w:p w14:paraId="25B7262B" w14:textId="77777777" w:rsidR="00C16A9A" w:rsidRPr="00C16A9A" w:rsidRDefault="00C16A9A" w:rsidP="00C16A9A">
            <w:pPr>
              <w:rPr>
                <w:b/>
                <w:bCs/>
              </w:rPr>
            </w:pPr>
            <w:r w:rsidRPr="00C16A9A">
              <w:rPr>
                <w:b/>
                <w:bCs/>
              </w:rPr>
              <w:t>東京（西馬込教室）</w:t>
            </w:r>
          </w:p>
          <w:p w14:paraId="7E3FF7F7" w14:textId="77777777" w:rsidR="00C16A9A" w:rsidRPr="00C16A9A" w:rsidRDefault="00C16A9A" w:rsidP="00C16A9A">
            <w:r w:rsidRPr="00C16A9A">
              <w:t>英検準会場としての機能をさらに拡充し、英検</w:t>
            </w:r>
            <w:r w:rsidRPr="00C16A9A">
              <w:t>CBT</w:t>
            </w:r>
            <w:r w:rsidRPr="00C16A9A">
              <w:t>に対応した学習環境を整える。</w:t>
            </w:r>
            <w:r w:rsidRPr="00C16A9A">
              <w:br/>
            </w:r>
            <w:r w:rsidRPr="00C16A9A">
              <w:t>年間の英検取得者を現行の</w:t>
            </w:r>
            <w:r w:rsidRPr="00C16A9A">
              <w:t>20</w:t>
            </w:r>
            <w:r w:rsidRPr="00BC1555">
              <w:t>名から</w:t>
            </w:r>
            <w:r w:rsidRPr="00BC1555">
              <w:t>30</w:t>
            </w:r>
            <w:r w:rsidRPr="00BC1555">
              <w:t>名以上に引</w:t>
            </w:r>
            <w:r w:rsidRPr="00C16A9A">
              <w:t>き上げ、</w:t>
            </w:r>
            <w:r w:rsidRPr="00C16A9A">
              <w:br/>
            </w:r>
            <w:r w:rsidRPr="00C16A9A">
              <w:t>中学生を中心に「受験＋資格」の両軸で成果を出せる塾としての地位を確立する。</w:t>
            </w:r>
          </w:p>
          <w:p w14:paraId="7718AF58" w14:textId="77777777" w:rsidR="00C16A9A" w:rsidRPr="00C16A9A" w:rsidRDefault="00C16A9A" w:rsidP="00C16A9A">
            <w:r w:rsidRPr="00C16A9A">
              <w:t>また、理科・社会の学習支援においては、</w:t>
            </w:r>
            <w:r w:rsidRPr="00C16A9A">
              <w:t>ICT</w:t>
            </w:r>
            <w:r w:rsidRPr="00C16A9A">
              <w:t>教材（</w:t>
            </w:r>
            <w:r w:rsidRPr="00C16A9A">
              <w:t>e</w:t>
            </w:r>
            <w:r w:rsidRPr="00C16A9A">
              <w:t>トレ）を自習室に導入し、</w:t>
            </w:r>
            <w:r w:rsidRPr="00C16A9A">
              <w:br/>
            </w:r>
            <w:r w:rsidRPr="00C16A9A">
              <w:t>生徒一人ひとりの進度に合わせて学べる仕組みを構築する。</w:t>
            </w:r>
            <w:r w:rsidRPr="00C16A9A">
              <w:br/>
            </w:r>
            <w:r w:rsidRPr="00C16A9A">
              <w:t>これにより、定期テストの平均点向上と在籍生徒</w:t>
            </w:r>
            <w:r w:rsidRPr="00BC1555">
              <w:t>数</w:t>
            </w:r>
            <w:r w:rsidRPr="00BC1555">
              <w:t>15</w:t>
            </w:r>
            <w:r w:rsidRPr="00BC1555">
              <w:t>％増加を目指</w:t>
            </w:r>
            <w:r w:rsidRPr="00C16A9A">
              <w:t>す。</w:t>
            </w:r>
          </w:p>
          <w:p w14:paraId="090BC379" w14:textId="4EE8E9B6" w:rsidR="00C16A9A" w:rsidRPr="00C16A9A" w:rsidRDefault="00C16A9A" w:rsidP="00C16A9A">
            <w:r w:rsidRPr="00C16A9A">
              <w:t>加えて、英検</w:t>
            </w:r>
            <w:r w:rsidRPr="00C16A9A">
              <w:t>CBT</w:t>
            </w:r>
            <w:r w:rsidRPr="00C16A9A">
              <w:t>トレーニング環境を活かし、外部生や他塾生の受け入れを拡大することで、</w:t>
            </w:r>
            <w:r w:rsidRPr="00C16A9A">
              <w:br/>
            </w:r>
            <w:r w:rsidRPr="00C16A9A">
              <w:t>準会場としての地域貢献と収益機会の両立を図る。</w:t>
            </w:r>
            <w:r w:rsidRPr="00C16A9A">
              <w:br/>
            </w:r>
            <w:r w:rsidRPr="00C16A9A">
              <w:t>長期的には、英検合格率</w:t>
            </w:r>
            <w:r w:rsidR="00732957">
              <w:rPr>
                <w:rFonts w:hint="eastAsia"/>
              </w:rPr>
              <w:t>80</w:t>
            </w:r>
            <w:r w:rsidRPr="00C16A9A">
              <w:t>％、継続通塾率</w:t>
            </w:r>
            <w:r w:rsidRPr="00C16A9A">
              <w:t>80</w:t>
            </w:r>
            <w:r w:rsidRPr="00C16A9A">
              <w:t>％を維持</w:t>
            </w:r>
            <w:r w:rsidR="00732957">
              <w:rPr>
                <w:rFonts w:hint="eastAsia"/>
              </w:rPr>
              <w:t>し、</w:t>
            </w:r>
            <w:r w:rsidRPr="00C16A9A">
              <w:br/>
            </w:r>
            <w:r w:rsidRPr="00C16A9A">
              <w:lastRenderedPageBreak/>
              <w:t>「英語に強い地域塾」としてのブランドを確立することを目標とする。</w:t>
            </w:r>
          </w:p>
          <w:p w14:paraId="257D754B" w14:textId="77777777" w:rsidR="00C16A9A" w:rsidRDefault="00C16A9A" w:rsidP="00C16A9A"/>
          <w:p w14:paraId="5218CDDA" w14:textId="31D3CD73" w:rsidR="00C16A9A" w:rsidRPr="00C16A9A" w:rsidRDefault="00C16A9A" w:rsidP="00C16A9A">
            <w:r w:rsidRPr="00C16A9A">
              <w:rPr>
                <w:b/>
                <w:bCs/>
              </w:rPr>
              <w:t>浜松（教育スペース「</w:t>
            </w:r>
            <w:r w:rsidRPr="00C16A9A">
              <w:rPr>
                <w:b/>
                <w:bCs/>
              </w:rPr>
              <w:t>La Pace</w:t>
            </w:r>
            <w:r w:rsidRPr="00C16A9A">
              <w:rPr>
                <w:b/>
                <w:bCs/>
              </w:rPr>
              <w:t>」）</w:t>
            </w:r>
          </w:p>
          <w:p w14:paraId="1C9E162A" w14:textId="3825F4E4" w:rsidR="00C16A9A" w:rsidRPr="00C16A9A" w:rsidRDefault="00C16A9A" w:rsidP="00C16A9A">
            <w:r w:rsidRPr="00C16A9A">
              <w:t>浜松では、東京で培った英検講習ノウハウを活かし、</w:t>
            </w:r>
            <w:r w:rsidRPr="00C16A9A">
              <w:br/>
            </w:r>
            <w:r w:rsidRPr="00C16A9A">
              <w:t>自社サロン「</w:t>
            </w:r>
            <w:r w:rsidRPr="00C16A9A">
              <w:t>La Pace</w:t>
            </w:r>
            <w:r w:rsidRPr="00C16A9A">
              <w:t>」内に設置する教育スペース</w:t>
            </w:r>
            <w:r w:rsidR="00732957">
              <w:rPr>
                <w:rFonts w:hint="eastAsia"/>
              </w:rPr>
              <w:t>「</w:t>
            </w:r>
            <w:r w:rsidR="00732957">
              <w:rPr>
                <w:rFonts w:hint="eastAsia"/>
              </w:rPr>
              <w:t>English Lab</w:t>
            </w:r>
            <w:r w:rsidR="00732957">
              <w:rPr>
                <w:rFonts w:hint="eastAsia"/>
              </w:rPr>
              <w:t>」</w:t>
            </w:r>
            <w:r w:rsidRPr="00C16A9A">
              <w:t>で英検講習を実施する。</w:t>
            </w:r>
            <w:r w:rsidRPr="00C16A9A">
              <w:br/>
            </w:r>
            <w:r w:rsidRPr="00C16A9A">
              <w:t>初年度に英検講習受講生</w:t>
            </w:r>
            <w:r w:rsidR="00291ABE">
              <w:rPr>
                <w:rFonts w:hint="eastAsia"/>
              </w:rPr>
              <w:t>５</w:t>
            </w:r>
            <w:r w:rsidRPr="00C16A9A">
              <w:t>名以上の確保を目指し、</w:t>
            </w:r>
            <w:r w:rsidRPr="00C16A9A">
              <w:br/>
            </w:r>
            <w:r w:rsidRPr="00C16A9A">
              <w:t>地域における英語教育の新しい選択肢として定着させる。</w:t>
            </w:r>
          </w:p>
          <w:p w14:paraId="77C5074C" w14:textId="77777777" w:rsidR="00C16A9A" w:rsidRPr="00C16A9A" w:rsidRDefault="00C16A9A" w:rsidP="00C16A9A">
            <w:r w:rsidRPr="00C16A9A">
              <w:t>さらに、既存サロン顧客（母親層）を中心に「親子で利用できる教育プラン」を提案し、</w:t>
            </w:r>
            <w:r w:rsidRPr="00C16A9A">
              <w:br/>
            </w:r>
            <w:r w:rsidRPr="00C16A9A">
              <w:t>教育と美容を組み合わせた複合的なサービスモデルを確立する。</w:t>
            </w:r>
            <w:r w:rsidRPr="00C16A9A">
              <w:br/>
            </w:r>
            <w:r w:rsidRPr="00C16A9A">
              <w:t>これにより、英検を学びたい子どもと、その保護者層双方のニーズを満たしながら、</w:t>
            </w:r>
            <w:r w:rsidRPr="00C16A9A">
              <w:br/>
            </w:r>
            <w:r w:rsidRPr="00C16A9A">
              <w:t>サロン事業と教育事業の相互誘導による新しい顧客獲得を実現する。</w:t>
            </w:r>
          </w:p>
          <w:p w14:paraId="5CB5D7BB" w14:textId="77777777" w:rsidR="00C16A9A" w:rsidRPr="00C16A9A" w:rsidRDefault="00C16A9A" w:rsidP="00C16A9A">
            <w:r w:rsidRPr="00C16A9A">
              <w:t>将来的には浜松拠点でも英検準会場登録を目指し、</w:t>
            </w:r>
            <w:r w:rsidRPr="00C16A9A">
              <w:br/>
            </w:r>
            <w:r w:rsidRPr="00C16A9A">
              <w:t>地域の学習拠点として継続的に展開できる体制を整える。</w:t>
            </w:r>
          </w:p>
          <w:p w14:paraId="3ECA0F95" w14:textId="62C6DD10" w:rsidR="000A3718" w:rsidRPr="00C16A9A" w:rsidRDefault="000A3718" w:rsidP="008B7B0E"/>
        </w:tc>
      </w:tr>
    </w:tbl>
    <w:p w14:paraId="3ECA0FA1" w14:textId="77777777" w:rsidR="000A3718" w:rsidRDefault="00BE7DC3">
      <w:pPr>
        <w:pStyle w:val="caseheading3"/>
      </w:pPr>
      <w:r>
        <w:rPr>
          <w:rFonts w:hint="eastAsia"/>
        </w:rPr>
        <w:lastRenderedPageBreak/>
        <w:t>4-2.</w:t>
      </w:r>
      <w:r>
        <w:rPr>
          <w:rFonts w:hint="eastAsia"/>
        </w:rPr>
        <w:t>今後のプラン</w:t>
      </w:r>
    </w:p>
    <w:tbl>
      <w:tblPr>
        <w:tblStyle w:val="aa"/>
        <w:tblpPr w:leftFromText="170" w:rightFromText="170" w:vertAnchor="text" w:tblpY="1"/>
        <w:tblOverlap w:val="never"/>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ayout w:type="fixed"/>
        <w:tblCellMar>
          <w:top w:w="142" w:type="dxa"/>
          <w:left w:w="142" w:type="dxa"/>
          <w:bottom w:w="142" w:type="dxa"/>
          <w:right w:w="142" w:type="dxa"/>
        </w:tblCellMar>
        <w:tblLook w:val="04A0" w:firstRow="1" w:lastRow="0" w:firstColumn="1" w:lastColumn="0" w:noHBand="0" w:noVBand="1"/>
      </w:tblPr>
      <w:tblGrid>
        <w:gridCol w:w="9854"/>
      </w:tblGrid>
      <w:tr w:rsidR="000A3718" w14:paraId="3ECA0FC1" w14:textId="77777777">
        <w:trPr>
          <w:trHeight w:val="1415"/>
        </w:trPr>
        <w:tc>
          <w:tcPr>
            <w:tcW w:w="9854" w:type="dxa"/>
          </w:tcPr>
          <w:p w14:paraId="3ECA0FA3" w14:textId="77777777" w:rsidR="000A3718" w:rsidRDefault="000A3718"/>
          <w:tbl>
            <w:tblPr>
              <w:tblStyle w:val="aa"/>
              <w:tblW w:w="5000" w:type="pct"/>
              <w:tblLayout w:type="fixed"/>
              <w:tblLook w:val="04A0" w:firstRow="1" w:lastRow="0" w:firstColumn="1" w:lastColumn="0" w:noHBand="0" w:noVBand="1"/>
            </w:tblPr>
            <w:tblGrid>
              <w:gridCol w:w="956"/>
              <w:gridCol w:w="2868"/>
              <w:gridCol w:w="5736"/>
            </w:tblGrid>
            <w:tr w:rsidR="000A3718" w14:paraId="3ECA0FA7" w14:textId="77777777">
              <w:trPr>
                <w:trHeight w:val="454"/>
              </w:trPr>
              <w:tc>
                <w:tcPr>
                  <w:tcW w:w="500" w:type="pct"/>
                  <w:shd w:val="clear" w:color="auto" w:fill="F2F2F2"/>
                  <w:vAlign w:val="center"/>
                </w:tcPr>
                <w:p w14:paraId="3ECA0FA4" w14:textId="77777777" w:rsidR="000A3718" w:rsidRDefault="000A3718" w:rsidP="00C20A0E">
                  <w:pPr>
                    <w:pStyle w:val="tablep"/>
                    <w:framePr w:wrap="around"/>
                  </w:pPr>
                </w:p>
              </w:tc>
              <w:tc>
                <w:tcPr>
                  <w:tcW w:w="1500" w:type="pct"/>
                  <w:shd w:val="clear" w:color="auto" w:fill="F2F2F2"/>
                  <w:vAlign w:val="center"/>
                </w:tcPr>
                <w:p w14:paraId="3ECA0FA5" w14:textId="77777777" w:rsidR="000A3718" w:rsidRDefault="00BE7DC3" w:rsidP="00C20A0E">
                  <w:pPr>
                    <w:pStyle w:val="tablep"/>
                    <w:framePr w:wrap="around"/>
                  </w:pPr>
                  <w:r>
                    <w:rPr>
                      <w:rFonts w:hint="eastAsia"/>
                    </w:rPr>
                    <w:t>時期</w:t>
                  </w:r>
                </w:p>
              </w:tc>
              <w:tc>
                <w:tcPr>
                  <w:tcW w:w="3000" w:type="pct"/>
                  <w:shd w:val="clear" w:color="auto" w:fill="F2F2F2"/>
                  <w:vAlign w:val="center"/>
                </w:tcPr>
                <w:p w14:paraId="3ECA0FA6" w14:textId="77777777" w:rsidR="000A3718" w:rsidRDefault="00BE7DC3" w:rsidP="00C20A0E">
                  <w:pPr>
                    <w:pStyle w:val="tablep"/>
                    <w:framePr w:wrap="around"/>
                  </w:pPr>
                  <w:r>
                    <w:rPr>
                      <w:rFonts w:hint="eastAsia"/>
                    </w:rPr>
                    <w:t>プランの内容</w:t>
                  </w:r>
                </w:p>
              </w:tc>
            </w:tr>
            <w:tr w:rsidR="000A3718" w14:paraId="3ECA0FAB" w14:textId="77777777">
              <w:trPr>
                <w:trHeight w:val="454"/>
              </w:trPr>
              <w:tc>
                <w:tcPr>
                  <w:tcW w:w="500" w:type="pct"/>
                  <w:vAlign w:val="center"/>
                </w:tcPr>
                <w:p w14:paraId="3ECA0FA8" w14:textId="77777777" w:rsidR="000A3718" w:rsidRDefault="000A3718" w:rsidP="00C20A0E">
                  <w:pPr>
                    <w:pStyle w:val="tablep"/>
                    <w:framePr w:wrap="around"/>
                    <w:jc w:val="center"/>
                  </w:pPr>
                </w:p>
              </w:tc>
              <w:tc>
                <w:tcPr>
                  <w:tcW w:w="1500" w:type="pct"/>
                  <w:vAlign w:val="center"/>
                </w:tcPr>
                <w:p w14:paraId="3ECA0FA9" w14:textId="3F447EB1" w:rsidR="000A3718" w:rsidRDefault="00895B44" w:rsidP="00C20A0E">
                  <w:pPr>
                    <w:pStyle w:val="tablep"/>
                    <w:framePr w:wrap="around"/>
                  </w:pPr>
                  <w:r w:rsidRPr="00895B44">
                    <w:t>2025</w:t>
                  </w:r>
                  <w:r w:rsidRPr="00895B44">
                    <w:t>年</w:t>
                  </w:r>
                  <w:r w:rsidRPr="00895B44">
                    <w:t>2</w:t>
                  </w:r>
                  <w:r w:rsidRPr="00895B44">
                    <w:t>月</w:t>
                  </w:r>
                </w:p>
              </w:tc>
              <w:tc>
                <w:tcPr>
                  <w:tcW w:w="3000" w:type="pct"/>
                  <w:vAlign w:val="center"/>
                </w:tcPr>
                <w:p w14:paraId="3ECA0FAA" w14:textId="7D5E91F9" w:rsidR="000A3718" w:rsidRDefault="008B7B0E" w:rsidP="00C20A0E">
                  <w:pPr>
                    <w:pStyle w:val="tablep"/>
                    <w:framePr w:wrap="around"/>
                  </w:pPr>
                  <w:r w:rsidRPr="008B7B0E">
                    <w:t>西馬込教室の防音・照明・空調改修開始</w:t>
                  </w:r>
                </w:p>
              </w:tc>
            </w:tr>
            <w:tr w:rsidR="00895B44" w14:paraId="3ECA0FAF" w14:textId="77777777">
              <w:trPr>
                <w:trHeight w:val="454"/>
              </w:trPr>
              <w:tc>
                <w:tcPr>
                  <w:tcW w:w="500" w:type="pct"/>
                  <w:vAlign w:val="center"/>
                </w:tcPr>
                <w:p w14:paraId="3ECA0FAC" w14:textId="77777777" w:rsidR="00895B44" w:rsidRDefault="00895B44" w:rsidP="00C20A0E">
                  <w:pPr>
                    <w:pStyle w:val="tablep"/>
                    <w:framePr w:wrap="around"/>
                    <w:jc w:val="center"/>
                  </w:pPr>
                </w:p>
              </w:tc>
              <w:tc>
                <w:tcPr>
                  <w:tcW w:w="1500" w:type="pct"/>
                  <w:vAlign w:val="center"/>
                </w:tcPr>
                <w:p w14:paraId="3ECA0FAD" w14:textId="0A1F37F5" w:rsidR="00895B44" w:rsidRDefault="00895B44" w:rsidP="00C20A0E">
                  <w:pPr>
                    <w:pStyle w:val="tablep"/>
                    <w:framePr w:wrap="around"/>
                  </w:pPr>
                  <w:r w:rsidRPr="00895B44">
                    <w:t>2025</w:t>
                  </w:r>
                  <w:r w:rsidRPr="00895B44">
                    <w:t>年</w:t>
                  </w:r>
                  <w:r w:rsidR="008B7B0E">
                    <w:rPr>
                      <w:rFonts w:hint="eastAsia"/>
                    </w:rPr>
                    <w:t>2</w:t>
                  </w:r>
                  <w:r w:rsidRPr="00895B44">
                    <w:t>月</w:t>
                  </w:r>
                </w:p>
              </w:tc>
              <w:tc>
                <w:tcPr>
                  <w:tcW w:w="3000" w:type="pct"/>
                  <w:vAlign w:val="center"/>
                </w:tcPr>
                <w:p w14:paraId="3ECA0FAE" w14:textId="05353C88" w:rsidR="00895B44" w:rsidRDefault="008B7B0E" w:rsidP="00C20A0E">
                  <w:pPr>
                    <w:pStyle w:val="tablep"/>
                    <w:framePr w:wrap="around"/>
                  </w:pPr>
                  <w:r w:rsidRPr="008B7B0E">
                    <w:t>浜松サロン内に英検講習スペース新設</w:t>
                  </w:r>
                </w:p>
              </w:tc>
            </w:tr>
            <w:tr w:rsidR="00895B44" w14:paraId="3ECA0FB3" w14:textId="77777777">
              <w:trPr>
                <w:trHeight w:val="454"/>
              </w:trPr>
              <w:tc>
                <w:tcPr>
                  <w:tcW w:w="500" w:type="pct"/>
                  <w:vAlign w:val="center"/>
                </w:tcPr>
                <w:p w14:paraId="3ECA0FB0" w14:textId="77777777" w:rsidR="00895B44" w:rsidRDefault="00895B44" w:rsidP="00C20A0E">
                  <w:pPr>
                    <w:pStyle w:val="tablep"/>
                    <w:framePr w:wrap="around"/>
                    <w:jc w:val="center"/>
                  </w:pPr>
                </w:p>
              </w:tc>
              <w:tc>
                <w:tcPr>
                  <w:tcW w:w="1500" w:type="pct"/>
                  <w:vAlign w:val="center"/>
                </w:tcPr>
                <w:p w14:paraId="3ECA0FB1" w14:textId="6D49CA4C" w:rsidR="00895B44" w:rsidRDefault="00895B44" w:rsidP="00C20A0E">
                  <w:pPr>
                    <w:pStyle w:val="tablep"/>
                    <w:framePr w:wrap="around"/>
                  </w:pPr>
                  <w:r w:rsidRPr="00895B44">
                    <w:t>2025</w:t>
                  </w:r>
                  <w:r w:rsidRPr="00895B44">
                    <w:t>年</w:t>
                  </w:r>
                  <w:r w:rsidRPr="00895B44">
                    <w:t>4</w:t>
                  </w:r>
                  <w:r w:rsidRPr="00895B44">
                    <w:t>月</w:t>
                  </w:r>
                </w:p>
              </w:tc>
              <w:tc>
                <w:tcPr>
                  <w:tcW w:w="3000" w:type="pct"/>
                  <w:vAlign w:val="center"/>
                </w:tcPr>
                <w:p w14:paraId="3ECA0FB2" w14:textId="40C72FE7" w:rsidR="00895B44" w:rsidRDefault="008B7B0E" w:rsidP="00C20A0E">
                  <w:pPr>
                    <w:pStyle w:val="tablep"/>
                    <w:framePr w:wrap="around"/>
                  </w:pPr>
                  <w:r w:rsidRPr="008B7B0E">
                    <w:t>教育</w:t>
                  </w:r>
                  <w:r w:rsidRPr="008B7B0E">
                    <w:t>×</w:t>
                  </w:r>
                  <w:r w:rsidRPr="008B7B0E">
                    <w:t>美容複合プラン提供開始</w:t>
                  </w:r>
                </w:p>
              </w:tc>
            </w:tr>
            <w:tr w:rsidR="00895B44" w14:paraId="3ECA0FB7" w14:textId="77777777">
              <w:trPr>
                <w:trHeight w:val="454"/>
              </w:trPr>
              <w:tc>
                <w:tcPr>
                  <w:tcW w:w="500" w:type="pct"/>
                  <w:vAlign w:val="center"/>
                </w:tcPr>
                <w:p w14:paraId="3ECA0FB4" w14:textId="77777777" w:rsidR="00895B44" w:rsidRDefault="00895B44" w:rsidP="00C20A0E">
                  <w:pPr>
                    <w:pStyle w:val="tablep"/>
                    <w:framePr w:wrap="around"/>
                    <w:jc w:val="center"/>
                  </w:pPr>
                </w:p>
              </w:tc>
              <w:tc>
                <w:tcPr>
                  <w:tcW w:w="1500" w:type="pct"/>
                  <w:vAlign w:val="center"/>
                </w:tcPr>
                <w:p w14:paraId="3ECA0FB5" w14:textId="7422ADA6" w:rsidR="00895B44" w:rsidRDefault="008B7B0E" w:rsidP="00C20A0E">
                  <w:pPr>
                    <w:pStyle w:val="tablep"/>
                    <w:framePr w:wrap="around"/>
                  </w:pPr>
                  <w:r>
                    <w:rPr>
                      <w:rFonts w:hint="eastAsia"/>
                    </w:rPr>
                    <w:t>2024</w:t>
                  </w:r>
                  <w:r>
                    <w:rPr>
                      <w:rFonts w:hint="eastAsia"/>
                    </w:rPr>
                    <w:t>年</w:t>
                  </w:r>
                  <w:r>
                    <w:rPr>
                      <w:rFonts w:hint="eastAsia"/>
                    </w:rPr>
                    <w:t>4</w:t>
                  </w:r>
                  <w:r>
                    <w:rPr>
                      <w:rFonts w:hint="eastAsia"/>
                    </w:rPr>
                    <w:t>月</w:t>
                  </w:r>
                </w:p>
              </w:tc>
              <w:tc>
                <w:tcPr>
                  <w:tcW w:w="3000" w:type="pct"/>
                  <w:vAlign w:val="center"/>
                </w:tcPr>
                <w:p w14:paraId="3ECA0FB6" w14:textId="3C92228B" w:rsidR="00895B44" w:rsidRDefault="008B7B0E" w:rsidP="00C20A0E">
                  <w:pPr>
                    <w:pStyle w:val="tablep"/>
                    <w:framePr w:wrap="around"/>
                  </w:pPr>
                  <w:r w:rsidRPr="008B7B0E">
                    <w:t>SNS</w:t>
                  </w:r>
                  <w:r w:rsidRPr="008B7B0E">
                    <w:t>・パンフレットによる広報開始</w:t>
                  </w:r>
                </w:p>
              </w:tc>
            </w:tr>
          </w:tbl>
          <w:p w14:paraId="3ECA0FC0" w14:textId="77777777" w:rsidR="000A3718" w:rsidRDefault="000A3718">
            <w:pPr>
              <w:spacing w:before="60"/>
            </w:pPr>
          </w:p>
        </w:tc>
      </w:tr>
    </w:tbl>
    <w:p w14:paraId="3ECA0FCD" w14:textId="77777777" w:rsidR="000A3718" w:rsidRDefault="000A3718"/>
    <w:p w14:paraId="3ECA0FCE" w14:textId="77777777" w:rsidR="000A3718" w:rsidRDefault="00BE7DC3">
      <w:r>
        <w:br w:type="page"/>
      </w:r>
    </w:p>
    <w:p w14:paraId="3ECA0FCF" w14:textId="77777777" w:rsidR="000A3718" w:rsidRDefault="00BE7DC3">
      <w:pPr>
        <w:pStyle w:val="caseheaddig1"/>
        <w:rPr>
          <w:lang w:eastAsia="zh-TW"/>
        </w:rPr>
      </w:pPr>
      <w:r>
        <w:rPr>
          <w:rFonts w:hint="eastAsia"/>
          <w:lang w:eastAsia="zh-TW"/>
        </w:rPr>
        <w:lastRenderedPageBreak/>
        <w:t>補助事業計画入力（様式</w:t>
      </w:r>
      <w:r>
        <w:rPr>
          <w:rFonts w:hint="eastAsia"/>
          <w:lang w:eastAsia="zh-TW"/>
        </w:rPr>
        <w:t>2</w:t>
      </w:r>
      <w:r>
        <w:rPr>
          <w:rFonts w:hint="eastAsia"/>
          <w:lang w:eastAsia="zh-TW"/>
        </w:rPr>
        <w:t>）</w:t>
      </w:r>
    </w:p>
    <w:p w14:paraId="3ECA0FD0" w14:textId="77777777" w:rsidR="000A3718" w:rsidRDefault="00BE7DC3">
      <w:pPr>
        <w:pStyle w:val="caseheading2"/>
      </w:pPr>
      <w:r>
        <w:rPr>
          <w:rFonts w:hint="eastAsia"/>
        </w:rPr>
        <w:t>1.</w:t>
      </w:r>
      <w:r>
        <w:rPr>
          <w:rFonts w:hint="eastAsia"/>
        </w:rPr>
        <w:t>補助事業で行う事業名</w:t>
      </w:r>
    </w:p>
    <w:p w14:paraId="3ECA0FD1" w14:textId="77777777" w:rsidR="000A3718" w:rsidRDefault="00BE7DC3">
      <w:pPr>
        <w:pStyle w:val="caseheading3"/>
      </w:pPr>
      <w:r>
        <w:rPr>
          <w:rFonts w:hint="eastAsia"/>
        </w:rPr>
        <w:t>1.</w:t>
      </w:r>
      <w:r>
        <w:rPr>
          <w:rFonts w:hint="eastAsia"/>
        </w:rPr>
        <w:t>補助事業で行う事業名（</w:t>
      </w:r>
      <w:r>
        <w:rPr>
          <w:rFonts w:hint="eastAsia"/>
        </w:rPr>
        <w:t>30</w:t>
      </w:r>
      <w:r>
        <w:rPr>
          <w:rFonts w:hint="eastAsia"/>
        </w:rPr>
        <w:t xml:space="preserve">文字以内で記入すること）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D3" w14:textId="77777777">
        <w:trPr>
          <w:trHeight w:val="567"/>
        </w:trPr>
        <w:tc>
          <w:tcPr>
            <w:tcW w:w="10456" w:type="dxa"/>
            <w:vAlign w:val="center"/>
          </w:tcPr>
          <w:p w14:paraId="3ECA0FD2" w14:textId="29CD5392" w:rsidR="000A3718" w:rsidRDefault="00BE7DC3">
            <w:pPr>
              <w:spacing w:after="0"/>
            </w:pPr>
            <w:r>
              <w:t xml:space="preserve"> </w:t>
            </w:r>
            <w:r w:rsidR="00DB0585" w:rsidRPr="00DB0585">
              <w:t>英検講習導入による東京・浜松連携複合展開事業</w:t>
            </w:r>
          </w:p>
        </w:tc>
      </w:tr>
    </w:tbl>
    <w:p w14:paraId="3ECA0FDD" w14:textId="77777777" w:rsidR="000A3718" w:rsidRDefault="00BE7DC3">
      <w:pPr>
        <w:pStyle w:val="caseheading3"/>
      </w:pPr>
      <w:r>
        <w:rPr>
          <w:rFonts w:hint="eastAsia"/>
        </w:rPr>
        <w:t>2.</w:t>
      </w:r>
      <w:r>
        <w:rPr>
          <w:rFonts w:hint="eastAsia"/>
        </w:rPr>
        <w:t>販路開拓等（生産性向上）の取組内容</w:t>
      </w:r>
    </w:p>
    <w:p w14:paraId="3ECA0FE5" w14:textId="77777777" w:rsidR="000A3718" w:rsidRDefault="00BE7DC3">
      <w:pPr>
        <w:pStyle w:val="caseheading3"/>
      </w:pPr>
      <w:r>
        <w:rPr>
          <w:rFonts w:hint="eastAsia"/>
        </w:rPr>
        <w:t>2-1.</w:t>
      </w:r>
      <w:r>
        <w:rPr>
          <w:rFonts w:hint="eastAsia"/>
        </w:rPr>
        <w:t xml:space="preserve">事業の概要　</w:t>
      </w:r>
    </w:p>
    <w:tbl>
      <w:tblPr>
        <w:tblStyle w:val="aa"/>
        <w:tblpPr w:leftFromText="170" w:rightFromText="170" w:vertAnchor="text" w:tblpY="1"/>
        <w:tblOverlap w:val="never"/>
        <w:tblW w:w="0" w:type="auto"/>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16" w14:textId="77777777">
        <w:trPr>
          <w:trHeight w:val="139"/>
        </w:trPr>
        <w:tc>
          <w:tcPr>
            <w:tcW w:w="10456" w:type="dxa"/>
          </w:tcPr>
          <w:p w14:paraId="3ECA0FE7" w14:textId="0CEFC12F" w:rsidR="000A3718" w:rsidRDefault="00BE7DC3">
            <w:pPr>
              <w:pStyle w:val="caseheading4first"/>
              <w:framePr w:hSpace="0" w:wrap="auto" w:vAnchor="margin" w:yAlign="inline"/>
              <w:suppressOverlap w:val="0"/>
            </w:pPr>
            <w:r>
              <w:rPr>
                <w:rFonts w:hint="eastAsia"/>
              </w:rPr>
              <w:t>2-1-1.</w:t>
            </w:r>
            <w:r>
              <w:rPr>
                <w:rFonts w:hint="eastAsia"/>
              </w:rPr>
              <w:t>全体像</w:t>
            </w:r>
          </w:p>
          <w:p w14:paraId="72C21D17" w14:textId="77777777" w:rsidR="00F57D27" w:rsidRPr="00F57D27" w:rsidRDefault="00F57D27" w:rsidP="00F57D27">
            <w:pPr>
              <w:pStyle w:val="caseheading4first"/>
              <w:framePr w:hSpace="0" w:wrap="auto" w:vAnchor="margin" w:yAlign="inline"/>
              <w:suppressOverlap w:val="0"/>
              <w:rPr>
                <w:b w:val="0"/>
                <w:bCs/>
              </w:rPr>
            </w:pPr>
            <w:r w:rsidRPr="00F57D27">
              <w:rPr>
                <w:b w:val="0"/>
                <w:bCs/>
              </w:rPr>
              <w:t>本事業では、東京都大田区の「西馬込学習教室」において英検準会場運営および</w:t>
            </w:r>
            <w:r w:rsidRPr="00F57D27">
              <w:rPr>
                <w:b w:val="0"/>
                <w:bCs/>
              </w:rPr>
              <w:t>ICT</w:t>
            </w:r>
            <w:r w:rsidRPr="00F57D27">
              <w:rPr>
                <w:b w:val="0"/>
                <w:bCs/>
              </w:rPr>
              <w:t>教育モデルを一層強化し、</w:t>
            </w:r>
            <w:r w:rsidRPr="00F57D27">
              <w:rPr>
                <w:b w:val="0"/>
                <w:bCs/>
              </w:rPr>
              <w:br/>
            </w:r>
            <w:r w:rsidRPr="00F57D27">
              <w:rPr>
                <w:b w:val="0"/>
                <w:bCs/>
              </w:rPr>
              <w:t>その成果をもとに浜松市内の自社サロン「</w:t>
            </w:r>
            <w:r w:rsidRPr="00F57D27">
              <w:rPr>
                <w:b w:val="0"/>
                <w:bCs/>
              </w:rPr>
              <w:t>La Pace</w:t>
            </w:r>
            <w:r w:rsidRPr="00F57D27">
              <w:rPr>
                <w:b w:val="0"/>
                <w:bCs/>
              </w:rPr>
              <w:t>」内に教育スペースを新設する。</w:t>
            </w:r>
            <w:r w:rsidRPr="00F57D27">
              <w:rPr>
                <w:b w:val="0"/>
                <w:bCs/>
              </w:rPr>
              <w:br/>
            </w:r>
            <w:r w:rsidRPr="00F57D27">
              <w:rPr>
                <w:b w:val="0"/>
                <w:bCs/>
              </w:rPr>
              <w:t>これにより、東京と地方の二拠点間で教育ノウハウを循環させ、</w:t>
            </w:r>
            <w:r w:rsidRPr="00F57D27">
              <w:rPr>
                <w:b w:val="0"/>
                <w:bCs/>
              </w:rPr>
              <w:br/>
            </w:r>
            <w:r w:rsidRPr="00F57D27">
              <w:rPr>
                <w:b w:val="0"/>
                <w:bCs/>
              </w:rPr>
              <w:t>学習効果の高い英検講習を地域に展開する体制を構築する。</w:t>
            </w:r>
          </w:p>
          <w:p w14:paraId="1BE2E741" w14:textId="77777777" w:rsidR="00F57D27" w:rsidRPr="00F57D27" w:rsidRDefault="00F57D27" w:rsidP="00F57D27">
            <w:pPr>
              <w:pStyle w:val="caseheading4first"/>
              <w:framePr w:hSpace="0" w:wrap="auto" w:vAnchor="margin" w:yAlign="inline"/>
              <w:suppressOverlap w:val="0"/>
              <w:rPr>
                <w:b w:val="0"/>
                <w:bCs/>
              </w:rPr>
            </w:pPr>
            <w:r w:rsidRPr="00F57D27">
              <w:rPr>
                <w:b w:val="0"/>
                <w:bCs/>
              </w:rPr>
              <w:t>西馬込では防音・照明・空調などの環境整備を進め、英検</w:t>
            </w:r>
            <w:r w:rsidRPr="00F57D27">
              <w:rPr>
                <w:b w:val="0"/>
                <w:bCs/>
              </w:rPr>
              <w:t>CBT</w:t>
            </w:r>
            <w:r w:rsidRPr="00F57D27">
              <w:rPr>
                <w:b w:val="0"/>
                <w:bCs/>
              </w:rPr>
              <w:t>対応の学習空間を整備。</w:t>
            </w:r>
            <w:r w:rsidRPr="00F57D27">
              <w:rPr>
                <w:b w:val="0"/>
                <w:bCs/>
              </w:rPr>
              <w:br/>
            </w:r>
            <w:r w:rsidRPr="00F57D27">
              <w:rPr>
                <w:b w:val="0"/>
                <w:bCs/>
              </w:rPr>
              <w:t>一方浜松では、既存サロンの信頼関係と顧客基盤を活かし、</w:t>
            </w:r>
            <w:r w:rsidRPr="00F57D27">
              <w:rPr>
                <w:b w:val="0"/>
                <w:bCs/>
              </w:rPr>
              <w:br/>
            </w:r>
            <w:r w:rsidRPr="00F57D27">
              <w:rPr>
                <w:b w:val="0"/>
                <w:bCs/>
              </w:rPr>
              <w:t>親子層を中心とした「教育</w:t>
            </w:r>
            <w:r w:rsidRPr="00F57D27">
              <w:rPr>
                <w:b w:val="0"/>
                <w:bCs/>
              </w:rPr>
              <w:t>×</w:t>
            </w:r>
            <w:r w:rsidRPr="00F57D27">
              <w:rPr>
                <w:b w:val="0"/>
                <w:bCs/>
              </w:rPr>
              <w:t>美容」複合型サービスを提供する。</w:t>
            </w:r>
            <w:r w:rsidRPr="00F57D27">
              <w:rPr>
                <w:b w:val="0"/>
                <w:bCs/>
              </w:rPr>
              <w:br/>
            </w:r>
            <w:r w:rsidRPr="00F57D27">
              <w:rPr>
                <w:b w:val="0"/>
                <w:bCs/>
              </w:rPr>
              <w:t>この相互展開により、学習塾事業と美容事業を横断した販路拡大を実現する。</w:t>
            </w:r>
          </w:p>
          <w:p w14:paraId="099F11FE" w14:textId="77777777" w:rsidR="00895B44" w:rsidRPr="00F57D27" w:rsidRDefault="00895B44">
            <w:pPr>
              <w:pStyle w:val="caseheading4first"/>
              <w:framePr w:hSpace="0" w:wrap="auto" w:vAnchor="margin" w:yAlign="inline"/>
              <w:suppressOverlap w:val="0"/>
            </w:pPr>
          </w:p>
          <w:tbl>
            <w:tblPr>
              <w:tblStyle w:val="aa"/>
              <w:tblW w:w="5000" w:type="pct"/>
              <w:tblLook w:val="04A0" w:firstRow="1" w:lastRow="0" w:firstColumn="1" w:lastColumn="0" w:noHBand="0" w:noVBand="1"/>
            </w:tblPr>
            <w:tblGrid>
              <w:gridCol w:w="3585"/>
              <w:gridCol w:w="5975"/>
            </w:tblGrid>
            <w:tr w:rsidR="000A3718" w14:paraId="3ECA0FEA" w14:textId="77777777">
              <w:trPr>
                <w:trHeight w:val="907"/>
              </w:trPr>
              <w:tc>
                <w:tcPr>
                  <w:tcW w:w="1875" w:type="pct"/>
                  <w:shd w:val="clear" w:color="auto" w:fill="F2F2F2" w:themeFill="background1" w:themeFillShade="F2"/>
                  <w:vAlign w:val="center"/>
                </w:tcPr>
                <w:p w14:paraId="3ECA0FE8" w14:textId="77777777" w:rsidR="000A3718" w:rsidRDefault="00BE7DC3" w:rsidP="00C20A0E">
                  <w:pPr>
                    <w:pStyle w:val="tableparagraph"/>
                    <w:framePr w:hSpace="170" w:wrap="around" w:vAnchor="text" w:hAnchor="text" w:y="1"/>
                    <w:suppressOverlap/>
                  </w:pPr>
                  <w:r>
                    <w:rPr>
                      <w:rFonts w:hint="eastAsia"/>
                    </w:rPr>
                    <w:t>補助事業に活用する技術・アイデア・ノウハウ</w:t>
                  </w:r>
                </w:p>
              </w:tc>
              <w:tc>
                <w:tcPr>
                  <w:tcW w:w="3125" w:type="pct"/>
                </w:tcPr>
                <w:p w14:paraId="269BC7C8" w14:textId="694C0611" w:rsidR="00BD7F85" w:rsidRPr="006E6D38" w:rsidRDefault="00BD7F85" w:rsidP="00C20A0E">
                  <w:pPr>
                    <w:pStyle w:val="caseheading4first"/>
                    <w:framePr w:wrap="around"/>
                    <w:numPr>
                      <w:ilvl w:val="0"/>
                      <w:numId w:val="57"/>
                    </w:numPr>
                    <w:rPr>
                      <w:b w:val="0"/>
                    </w:rPr>
                  </w:pPr>
                  <w:r w:rsidRPr="006E6D38">
                    <w:rPr>
                      <w:b w:val="0"/>
                    </w:rPr>
                    <w:t>英検準会場としての運営・受験管理ノウハウ</w:t>
                  </w:r>
                </w:p>
                <w:p w14:paraId="414C0BE3" w14:textId="2491B3C9" w:rsidR="00BD7F85" w:rsidRPr="006E6D38" w:rsidRDefault="00BD7F85" w:rsidP="00C20A0E">
                  <w:pPr>
                    <w:pStyle w:val="caseheading4first"/>
                    <w:framePr w:wrap="around"/>
                    <w:numPr>
                      <w:ilvl w:val="0"/>
                      <w:numId w:val="57"/>
                    </w:numPr>
                    <w:rPr>
                      <w:b w:val="0"/>
                    </w:rPr>
                  </w:pPr>
                  <w:r w:rsidRPr="006E6D38">
                    <w:rPr>
                      <w:b w:val="0"/>
                    </w:rPr>
                    <w:t>e</w:t>
                  </w:r>
                  <w:r w:rsidRPr="006E6D38">
                    <w:rPr>
                      <w:b w:val="0"/>
                    </w:rPr>
                    <w:t>トレ等</w:t>
                  </w:r>
                  <w:r w:rsidRPr="006E6D38">
                    <w:rPr>
                      <w:b w:val="0"/>
                    </w:rPr>
                    <w:t>ICT</w:t>
                  </w:r>
                  <w:r w:rsidRPr="006E6D38">
                    <w:rPr>
                      <w:b w:val="0"/>
                    </w:rPr>
                    <w:t>学習教材の導入・運用実績</w:t>
                  </w:r>
                </w:p>
                <w:p w14:paraId="209CCFAE" w14:textId="2D5CF70A" w:rsidR="00A27CD9" w:rsidRPr="00A27CD9" w:rsidRDefault="00BD7F85" w:rsidP="00C20A0E">
                  <w:pPr>
                    <w:pStyle w:val="caseheading4first"/>
                    <w:framePr w:wrap="around"/>
                    <w:numPr>
                      <w:ilvl w:val="0"/>
                      <w:numId w:val="57"/>
                    </w:numPr>
                    <w:rPr>
                      <w:b w:val="0"/>
                    </w:rPr>
                  </w:pPr>
                  <w:r w:rsidRPr="006E6D38">
                    <w:rPr>
                      <w:b w:val="0"/>
                    </w:rPr>
                    <w:t>美容サロンで構築した地域コミュニティとブランディング力</w:t>
                  </w:r>
                </w:p>
                <w:p w14:paraId="3ECA0FE9" w14:textId="6BB4BA83" w:rsidR="000A3718" w:rsidRPr="00A27CD9" w:rsidRDefault="00BD7F85" w:rsidP="00C20A0E">
                  <w:pPr>
                    <w:pStyle w:val="caseheading4first"/>
                    <w:framePr w:wrap="around"/>
                    <w:numPr>
                      <w:ilvl w:val="0"/>
                      <w:numId w:val="57"/>
                    </w:numPr>
                    <w:rPr>
                      <w:b w:val="0"/>
                    </w:rPr>
                  </w:pPr>
                  <w:r w:rsidRPr="00A27CD9">
                    <w:rPr>
                      <w:b w:val="0"/>
                    </w:rPr>
                    <w:t>複数拠点で統一品質を維持する業務フローとデータ連携管理</w:t>
                  </w:r>
                </w:p>
              </w:tc>
            </w:tr>
            <w:tr w:rsidR="000A3718" w14:paraId="3ECA0FED" w14:textId="77777777">
              <w:trPr>
                <w:trHeight w:val="454"/>
              </w:trPr>
              <w:tc>
                <w:tcPr>
                  <w:tcW w:w="1875" w:type="pct"/>
                  <w:shd w:val="clear" w:color="auto" w:fill="F2F2F2" w:themeFill="background1" w:themeFillShade="F2"/>
                  <w:vAlign w:val="center"/>
                </w:tcPr>
                <w:p w14:paraId="3ECA0FEB" w14:textId="77777777" w:rsidR="000A3718" w:rsidRDefault="00BE7DC3" w:rsidP="00C20A0E">
                  <w:pPr>
                    <w:pStyle w:val="tableparagraph"/>
                    <w:framePr w:hSpace="170" w:wrap="around" w:vAnchor="text" w:hAnchor="text" w:y="1"/>
                    <w:suppressOverlap/>
                  </w:pPr>
                  <w:r>
                    <w:rPr>
                      <w:rFonts w:hint="eastAsia"/>
                    </w:rPr>
                    <w:t>ターゲットとする市場</w:t>
                  </w:r>
                </w:p>
              </w:tc>
              <w:tc>
                <w:tcPr>
                  <w:tcW w:w="3125" w:type="pct"/>
                </w:tcPr>
                <w:p w14:paraId="53AA06F3" w14:textId="77777777" w:rsidR="003455EA" w:rsidRPr="003455EA" w:rsidRDefault="003455EA" w:rsidP="00C20A0E">
                  <w:pPr>
                    <w:pStyle w:val="tableparagraph"/>
                    <w:framePr w:hSpace="170" w:wrap="around" w:vAnchor="text" w:hAnchor="text" w:y="1"/>
                    <w:numPr>
                      <w:ilvl w:val="0"/>
                      <w:numId w:val="52"/>
                    </w:numPr>
                    <w:suppressOverlap/>
                  </w:pPr>
                  <w:r w:rsidRPr="003455EA">
                    <w:t>教育ニーズの高い子育て世帯（特に英検・検定志向層）</w:t>
                  </w:r>
                </w:p>
                <w:p w14:paraId="3ECA0FEC" w14:textId="11CB4E79" w:rsidR="000A3718" w:rsidRPr="003455EA" w:rsidRDefault="003455EA" w:rsidP="00C20A0E">
                  <w:pPr>
                    <w:pStyle w:val="tableparagraph"/>
                    <w:framePr w:hSpace="170" w:wrap="around" w:vAnchor="text" w:hAnchor="text" w:y="1"/>
                    <w:numPr>
                      <w:ilvl w:val="0"/>
                      <w:numId w:val="52"/>
                    </w:numPr>
                    <w:suppressOverlap/>
                  </w:pPr>
                  <w:r w:rsidRPr="003455EA">
                    <w:lastRenderedPageBreak/>
                    <w:t>教育と美容を組み合わせた新しい複合型ライフサポート市場</w:t>
                  </w:r>
                </w:p>
              </w:tc>
            </w:tr>
            <w:tr w:rsidR="00DB0585" w14:paraId="3ECA0FF0" w14:textId="77777777">
              <w:trPr>
                <w:trHeight w:val="454"/>
              </w:trPr>
              <w:tc>
                <w:tcPr>
                  <w:tcW w:w="1875" w:type="pct"/>
                  <w:shd w:val="clear" w:color="auto" w:fill="F2F2F2" w:themeFill="background1" w:themeFillShade="F2"/>
                  <w:vAlign w:val="center"/>
                </w:tcPr>
                <w:p w14:paraId="3ECA0FEE" w14:textId="77777777" w:rsidR="00DB0585" w:rsidRDefault="00DB0585" w:rsidP="00C20A0E">
                  <w:pPr>
                    <w:pStyle w:val="tableparagraph"/>
                    <w:framePr w:hSpace="170" w:wrap="around" w:vAnchor="text" w:hAnchor="text" w:y="1"/>
                    <w:suppressOverlap/>
                  </w:pPr>
                  <w:r>
                    <w:rPr>
                      <w:rFonts w:hint="eastAsia"/>
                    </w:rPr>
                    <w:lastRenderedPageBreak/>
                    <w:t>ターゲットとする顧客</w:t>
                  </w:r>
                </w:p>
              </w:tc>
              <w:tc>
                <w:tcPr>
                  <w:tcW w:w="3125" w:type="pct"/>
                </w:tcPr>
                <w:p w14:paraId="40243246" w14:textId="481D4CAD" w:rsidR="003455EA" w:rsidRPr="003455EA" w:rsidRDefault="003455EA" w:rsidP="00C20A0E">
                  <w:pPr>
                    <w:pStyle w:val="tableparagraph"/>
                    <w:framePr w:hSpace="170" w:wrap="around" w:vAnchor="text" w:hAnchor="text" w:y="1"/>
                    <w:numPr>
                      <w:ilvl w:val="0"/>
                      <w:numId w:val="52"/>
                    </w:numPr>
                    <w:suppressOverlap/>
                  </w:pPr>
                  <w:r w:rsidRPr="003455EA">
                    <w:t>小中学生の子どもを持つ女性保護者層</w:t>
                  </w:r>
                </w:p>
                <w:p w14:paraId="47A97DBF" w14:textId="27135AD2" w:rsidR="003455EA" w:rsidRPr="003455EA" w:rsidRDefault="003455EA" w:rsidP="00C20A0E">
                  <w:pPr>
                    <w:pStyle w:val="tableparagraph"/>
                    <w:framePr w:hSpace="170" w:wrap="around" w:vAnchor="text" w:hAnchor="text" w:y="1"/>
                    <w:numPr>
                      <w:ilvl w:val="0"/>
                      <w:numId w:val="52"/>
                    </w:numPr>
                    <w:suppressOverlap/>
                  </w:pPr>
                  <w:r w:rsidRPr="003455EA">
                    <w:t>地方で英検対策を求める家庭・共働き世帯</w:t>
                  </w:r>
                </w:p>
                <w:p w14:paraId="4C49EBD1" w14:textId="2C8FF931" w:rsidR="003455EA" w:rsidRPr="003455EA" w:rsidRDefault="003455EA" w:rsidP="00C20A0E">
                  <w:pPr>
                    <w:pStyle w:val="tableparagraph"/>
                    <w:framePr w:hSpace="170" w:wrap="around" w:vAnchor="text" w:hAnchor="text" w:y="1"/>
                    <w:numPr>
                      <w:ilvl w:val="0"/>
                      <w:numId w:val="52"/>
                    </w:numPr>
                    <w:suppressOverlap/>
                  </w:pPr>
                  <w:r w:rsidRPr="003455EA">
                    <w:t>英語教育・自己啓発に関心の高い親子層</w:t>
                  </w:r>
                </w:p>
                <w:p w14:paraId="3ECA0FEF" w14:textId="7BEC1E7B" w:rsidR="00DB0585" w:rsidRPr="003455EA" w:rsidRDefault="00DB0585" w:rsidP="00C20A0E">
                  <w:pPr>
                    <w:pStyle w:val="tableparagraph"/>
                    <w:framePr w:hSpace="170" w:wrap="around" w:vAnchor="text" w:hAnchor="text" w:y="1"/>
                    <w:suppressOverlap/>
                  </w:pPr>
                </w:p>
              </w:tc>
            </w:tr>
            <w:tr w:rsidR="00DB0585" w14:paraId="3ECA0FF3" w14:textId="77777777">
              <w:trPr>
                <w:trHeight w:val="454"/>
              </w:trPr>
              <w:tc>
                <w:tcPr>
                  <w:tcW w:w="1875" w:type="pct"/>
                  <w:shd w:val="clear" w:color="auto" w:fill="F2F2F2" w:themeFill="background1" w:themeFillShade="F2"/>
                  <w:vAlign w:val="center"/>
                </w:tcPr>
                <w:p w14:paraId="3ECA0FF1" w14:textId="77777777" w:rsidR="00DB0585" w:rsidRDefault="00DB0585" w:rsidP="00C20A0E">
                  <w:pPr>
                    <w:pStyle w:val="tableparagraph"/>
                    <w:framePr w:hSpace="170" w:wrap="around" w:vAnchor="text" w:hAnchor="text" w:y="1"/>
                    <w:suppressOverlap/>
                  </w:pPr>
                  <w:r>
                    <w:rPr>
                      <w:rFonts w:hint="eastAsia"/>
                    </w:rPr>
                    <w:t>市場・顧客にとっての、新たな価値</w:t>
                  </w:r>
                </w:p>
              </w:tc>
              <w:tc>
                <w:tcPr>
                  <w:tcW w:w="3125" w:type="pct"/>
                </w:tcPr>
                <w:p w14:paraId="77393758" w14:textId="5848B8EC" w:rsidR="009C3474" w:rsidRPr="009C3474" w:rsidRDefault="009C3474" w:rsidP="00C20A0E">
                  <w:pPr>
                    <w:pStyle w:val="tableparagraph"/>
                    <w:framePr w:hSpace="170" w:wrap="around" w:vAnchor="text" w:hAnchor="text" w:y="1"/>
                    <w:numPr>
                      <w:ilvl w:val="0"/>
                      <w:numId w:val="52"/>
                    </w:numPr>
                    <w:suppressOverlap/>
                  </w:pPr>
                  <w:r w:rsidRPr="009C3474">
                    <w:t>英検</w:t>
                  </w:r>
                  <w:r w:rsidRPr="009C3474">
                    <w:t>CBT</w:t>
                  </w:r>
                  <w:r w:rsidRPr="009C3474">
                    <w:t>対応の環境を整備し、地方でも都市部同等の英語学習体験を提供</w:t>
                  </w:r>
                </w:p>
                <w:p w14:paraId="690D167D" w14:textId="78EB0DEC" w:rsidR="009C3474" w:rsidRPr="009C3474" w:rsidRDefault="009C3474" w:rsidP="00C20A0E">
                  <w:pPr>
                    <w:pStyle w:val="tableparagraph"/>
                    <w:framePr w:hSpace="170" w:wrap="around" w:vAnchor="text" w:hAnchor="text" w:y="1"/>
                    <w:numPr>
                      <w:ilvl w:val="0"/>
                      <w:numId w:val="52"/>
                    </w:numPr>
                    <w:suppressOverlap/>
                  </w:pPr>
                  <w:r w:rsidRPr="009C3474">
                    <w:t>オンラインと対面を併用した柔軟な学習体系により、受験利便性を向上</w:t>
                  </w:r>
                </w:p>
                <w:p w14:paraId="3624AC6D" w14:textId="6C820EEB" w:rsidR="009C3474" w:rsidRPr="009C3474" w:rsidRDefault="009C3474" w:rsidP="00C20A0E">
                  <w:pPr>
                    <w:pStyle w:val="tableparagraph"/>
                    <w:framePr w:hSpace="170" w:wrap="around" w:vAnchor="text" w:hAnchor="text" w:y="1"/>
                    <w:numPr>
                      <w:ilvl w:val="0"/>
                      <w:numId w:val="52"/>
                    </w:numPr>
                    <w:suppressOverlap/>
                  </w:pPr>
                  <w:r w:rsidRPr="009C3474">
                    <w:t>「学習の場」と「リラクゼーション空間」を同時に持つ新しい地域拠点として、家庭・教育・生活のバランスを支援</w:t>
                  </w:r>
                </w:p>
                <w:p w14:paraId="3ECA0FF2" w14:textId="2D1B3EBD" w:rsidR="00DB0585" w:rsidRPr="009C3474" w:rsidRDefault="00DB0585" w:rsidP="00C20A0E">
                  <w:pPr>
                    <w:pStyle w:val="tableparagraph"/>
                    <w:framePr w:hSpace="170" w:wrap="around" w:vAnchor="text" w:hAnchor="text" w:y="1"/>
                    <w:suppressOverlap/>
                  </w:pPr>
                </w:p>
              </w:tc>
            </w:tr>
          </w:tbl>
          <w:p w14:paraId="3ECA0FF4" w14:textId="77777777" w:rsidR="000A3718" w:rsidRDefault="000A3718">
            <w:pPr>
              <w:pStyle w:val="caseheading4first"/>
              <w:framePr w:hSpace="0" w:wrap="auto" w:vAnchor="margin" w:yAlign="inline"/>
              <w:suppressOverlap w:val="0"/>
            </w:pPr>
          </w:p>
          <w:p w14:paraId="3ECA0FF5" w14:textId="77777777" w:rsidR="000A3718" w:rsidRDefault="00BE7DC3">
            <w:pPr>
              <w:pStyle w:val="caseheading4second"/>
            </w:pPr>
            <w:r>
              <w:rPr>
                <w:rFonts w:hint="eastAsia"/>
              </w:rPr>
              <w:t>2-1-2.</w:t>
            </w:r>
            <w:r>
              <w:rPr>
                <w:rFonts w:hint="eastAsia"/>
              </w:rPr>
              <w:t>補助事業で販売する商品の概要</w:t>
            </w:r>
          </w:p>
          <w:p w14:paraId="2FCE7739" w14:textId="77777777" w:rsidR="001615AF" w:rsidRPr="001615AF" w:rsidRDefault="001615AF" w:rsidP="001615AF">
            <w:r w:rsidRPr="001615AF">
              <w:t>本補助事業で提供する主な商品・サービスは、</w:t>
            </w:r>
            <w:r w:rsidRPr="001615AF">
              <w:br/>
            </w:r>
            <w:r w:rsidRPr="001615AF">
              <w:t>英検講習および</w:t>
            </w:r>
            <w:r w:rsidRPr="001615AF">
              <w:t>ICT</w:t>
            </w:r>
            <w:r w:rsidRPr="001615AF">
              <w:t>を活用した学習支援サービスである。</w:t>
            </w:r>
          </w:p>
          <w:p w14:paraId="1EC08147" w14:textId="77777777" w:rsidR="001615AF" w:rsidRPr="001615AF" w:rsidRDefault="001615AF" w:rsidP="001615AF">
            <w:pPr>
              <w:numPr>
                <w:ilvl w:val="0"/>
                <w:numId w:val="53"/>
              </w:numPr>
            </w:pPr>
            <w:r w:rsidRPr="001615AF">
              <w:rPr>
                <w:b/>
                <w:bCs/>
              </w:rPr>
              <w:t>東京（西馬込学習教室）</w:t>
            </w:r>
            <w:r w:rsidRPr="001615AF">
              <w:br/>
            </w:r>
            <w:r w:rsidRPr="001615AF">
              <w:t xml:space="preserve">　</w:t>
            </w:r>
            <w:r w:rsidRPr="001615AF">
              <w:t xml:space="preserve">- </w:t>
            </w:r>
            <w:r w:rsidRPr="001615AF">
              <w:t>英検準会場としての英語検定講座（</w:t>
            </w:r>
            <w:r w:rsidRPr="001615AF">
              <w:t>5</w:t>
            </w:r>
            <w:r w:rsidRPr="001615AF">
              <w:t>級～</w:t>
            </w:r>
            <w:r w:rsidRPr="001615AF">
              <w:t>2</w:t>
            </w:r>
            <w:r w:rsidRPr="001615AF">
              <w:t>級）</w:t>
            </w:r>
            <w:r w:rsidRPr="001615AF">
              <w:br/>
            </w:r>
            <w:r w:rsidRPr="001615AF">
              <w:t xml:space="preserve">　</w:t>
            </w:r>
            <w:r w:rsidRPr="001615AF">
              <w:t xml:space="preserve">- </w:t>
            </w:r>
            <w:r w:rsidRPr="001615AF">
              <w:t>英検</w:t>
            </w:r>
            <w:r w:rsidRPr="001615AF">
              <w:t>CBT</w:t>
            </w:r>
            <w:r w:rsidRPr="001615AF">
              <w:t>形式（</w:t>
            </w:r>
            <w:r w:rsidRPr="001615AF">
              <w:t>Computer Based Test</w:t>
            </w:r>
            <w:r w:rsidRPr="001615AF">
              <w:t>）に対応した模擬トレーニング</w:t>
            </w:r>
            <w:r w:rsidRPr="001615AF">
              <w:br/>
            </w:r>
            <w:r w:rsidRPr="001615AF">
              <w:t xml:space="preserve">　</w:t>
            </w:r>
            <w:r w:rsidRPr="001615AF">
              <w:t>- e</w:t>
            </w:r>
            <w:r w:rsidRPr="001615AF">
              <w:t>トレ教材を用いた理科・社会の自習支援（定額制）</w:t>
            </w:r>
            <w:r w:rsidRPr="001615AF">
              <w:br/>
            </w:r>
            <w:r w:rsidRPr="001615AF">
              <w:t xml:space="preserve">　</w:t>
            </w:r>
            <w:r w:rsidRPr="001615AF">
              <w:t xml:space="preserve">- </w:t>
            </w:r>
            <w:r w:rsidRPr="001615AF">
              <w:t>小・中学生を対象に、検定合格と学力基礎の双方を強化するプログラムを提供</w:t>
            </w:r>
          </w:p>
          <w:p w14:paraId="5A2C43C7" w14:textId="77777777" w:rsidR="001615AF" w:rsidRPr="001615AF" w:rsidRDefault="001615AF" w:rsidP="001615AF">
            <w:pPr>
              <w:numPr>
                <w:ilvl w:val="0"/>
                <w:numId w:val="53"/>
              </w:numPr>
            </w:pPr>
            <w:r w:rsidRPr="001615AF">
              <w:rPr>
                <w:b/>
                <w:bCs/>
              </w:rPr>
              <w:t>浜松（</w:t>
            </w:r>
            <w:r w:rsidRPr="001615AF">
              <w:rPr>
                <w:b/>
                <w:bCs/>
              </w:rPr>
              <w:t xml:space="preserve">La Pace </w:t>
            </w:r>
            <w:r w:rsidRPr="001615AF">
              <w:rPr>
                <w:b/>
                <w:bCs/>
              </w:rPr>
              <w:t>教育スペース）</w:t>
            </w:r>
            <w:r w:rsidRPr="001615AF">
              <w:br/>
            </w:r>
            <w:r w:rsidRPr="001615AF">
              <w:t xml:space="preserve">　</w:t>
            </w:r>
            <w:r w:rsidRPr="001615AF">
              <w:t xml:space="preserve">- </w:t>
            </w:r>
            <w:r w:rsidRPr="001615AF">
              <w:t>東京で確立した英検講習ノウハウをもとにした週</w:t>
            </w:r>
            <w:r w:rsidRPr="001615AF">
              <w:t>1</w:t>
            </w:r>
            <w:r w:rsidRPr="001615AF">
              <w:t>～</w:t>
            </w:r>
            <w:r w:rsidRPr="001615AF">
              <w:t>2</w:t>
            </w:r>
            <w:r w:rsidRPr="001615AF">
              <w:t>回の講習開講</w:t>
            </w:r>
            <w:r w:rsidRPr="001615AF">
              <w:br/>
            </w:r>
            <w:r w:rsidRPr="001615AF">
              <w:t xml:space="preserve">　</w:t>
            </w:r>
            <w:r w:rsidRPr="001615AF">
              <w:t xml:space="preserve">- </w:t>
            </w:r>
            <w:r w:rsidRPr="001615AF">
              <w:t>オンラインと対面の併用により、地域の教育機会を拡大</w:t>
            </w:r>
            <w:r w:rsidRPr="001615AF">
              <w:br/>
            </w:r>
            <w:r w:rsidRPr="001615AF">
              <w:t xml:space="preserve">　</w:t>
            </w:r>
            <w:r w:rsidRPr="001615AF">
              <w:t xml:space="preserve">- </w:t>
            </w:r>
            <w:r w:rsidRPr="001615AF">
              <w:t>既存サロン顧客（母親層）を中心に、新たな教育サービスとして展開</w:t>
            </w:r>
            <w:r w:rsidRPr="001615AF">
              <w:br/>
            </w:r>
            <w:r w:rsidRPr="001615AF">
              <w:t xml:space="preserve">　</w:t>
            </w:r>
            <w:r w:rsidRPr="001615AF">
              <w:t xml:space="preserve">- </w:t>
            </w:r>
            <w:r w:rsidRPr="001615AF">
              <w:t>将来的には「教育</w:t>
            </w:r>
            <w:r w:rsidRPr="001615AF">
              <w:t>×</w:t>
            </w:r>
            <w:r w:rsidRPr="001615AF">
              <w:t>美容」複合プランへの発展を見据えた導入段階とする</w:t>
            </w:r>
          </w:p>
          <w:p w14:paraId="6F3111F7" w14:textId="77777777" w:rsidR="001615AF" w:rsidRPr="001615AF" w:rsidRDefault="001615AF" w:rsidP="001615AF">
            <w:pPr>
              <w:numPr>
                <w:ilvl w:val="0"/>
                <w:numId w:val="53"/>
              </w:numPr>
            </w:pPr>
            <w:r w:rsidRPr="001615AF">
              <w:rPr>
                <w:b/>
                <w:bCs/>
              </w:rPr>
              <w:t>料金体系・販売形態</w:t>
            </w:r>
            <w:r w:rsidRPr="001615AF">
              <w:br/>
            </w:r>
            <w:r w:rsidRPr="001615AF">
              <w:t xml:space="preserve">　</w:t>
            </w:r>
            <w:r w:rsidRPr="001615AF">
              <w:t xml:space="preserve">- </w:t>
            </w:r>
            <w:r w:rsidRPr="001615AF">
              <w:t>英検講習（級別受講制）：</w:t>
            </w:r>
            <w:r w:rsidRPr="001615AF">
              <w:t>1</w:t>
            </w:r>
            <w:r w:rsidRPr="001615AF">
              <w:t>〜</w:t>
            </w:r>
            <w:r w:rsidRPr="001615AF">
              <w:t>2</w:t>
            </w:r>
            <w:r w:rsidRPr="001615AF">
              <w:t>万円程度／級</w:t>
            </w:r>
            <w:r w:rsidRPr="001615AF">
              <w:br/>
            </w:r>
            <w:r w:rsidRPr="001615AF">
              <w:t xml:space="preserve">　</w:t>
            </w:r>
            <w:r w:rsidRPr="001615AF">
              <w:t>- ICT</w:t>
            </w:r>
            <w:r w:rsidRPr="001615AF">
              <w:t>学習支援（サブスクリプション制）：月額</w:t>
            </w:r>
            <w:r w:rsidRPr="001615AF">
              <w:t>3,000</w:t>
            </w:r>
            <w:r w:rsidRPr="001615AF">
              <w:t>〜</w:t>
            </w:r>
            <w:r w:rsidRPr="001615AF">
              <w:t>5,000</w:t>
            </w:r>
            <w:r w:rsidRPr="001615AF">
              <w:t>円前後</w:t>
            </w:r>
            <w:r w:rsidRPr="001615AF">
              <w:br/>
            </w:r>
            <w:r w:rsidRPr="001615AF">
              <w:t xml:space="preserve">　</w:t>
            </w:r>
            <w:r w:rsidRPr="001615AF">
              <w:t xml:space="preserve">- </w:t>
            </w:r>
            <w:r w:rsidRPr="001615AF">
              <w:t>オンライン講座：</w:t>
            </w:r>
            <w:r w:rsidRPr="001615AF">
              <w:t>1</w:t>
            </w:r>
            <w:r w:rsidRPr="001615AF">
              <w:t>回</w:t>
            </w:r>
            <w:r w:rsidRPr="001615AF">
              <w:t>3,000</w:t>
            </w:r>
            <w:r w:rsidRPr="001615AF">
              <w:t>円〜</w:t>
            </w:r>
            <w:r w:rsidRPr="001615AF">
              <w:t>5,000</w:t>
            </w:r>
            <w:r w:rsidRPr="001615AF">
              <w:t>円（個別指導形式）</w:t>
            </w:r>
          </w:p>
          <w:p w14:paraId="6145F1AF" w14:textId="23A88E85" w:rsidR="001615AF" w:rsidRPr="001615AF" w:rsidRDefault="001615AF" w:rsidP="001615AF">
            <w:r w:rsidRPr="001615AF">
              <w:t>これにより、東京・浜松両地域において、</w:t>
            </w:r>
            <w:r w:rsidRPr="001615AF">
              <w:br/>
            </w:r>
            <w:r w:rsidRPr="001615AF">
              <w:t>「英検取得を目指す生徒が自宅近くで</w:t>
            </w:r>
            <w:r w:rsidRPr="001615AF">
              <w:t>ICT</w:t>
            </w:r>
            <w:r w:rsidRPr="001615AF">
              <w:t>を活用した効率的な学習を行える環境」を整備する。</w:t>
            </w:r>
            <w:r w:rsidRPr="001615AF">
              <w:br/>
            </w:r>
            <w:r w:rsidRPr="001615AF">
              <w:t>また、浜松では教育機能を持つ複合施設として地域に新しい学習拠点を創出し、</w:t>
            </w:r>
            <w:r w:rsidRPr="001615AF">
              <w:br/>
            </w:r>
            <w:r w:rsidRPr="001615AF">
              <w:t>今後の販路拡大とサービス多角化につなげる。</w:t>
            </w:r>
          </w:p>
          <w:p w14:paraId="3ECA0FF9" w14:textId="4DDC1C27" w:rsidR="000A3718" w:rsidRDefault="00BE7DC3" w:rsidP="007A7EC3">
            <w:pPr>
              <w:pStyle w:val="caseheading4second"/>
            </w:pPr>
            <w:r>
              <w:rPr>
                <w:rFonts w:hint="eastAsia"/>
                <w:lang w:eastAsia="zh-TW"/>
              </w:rPr>
              <w:lastRenderedPageBreak/>
              <w:t>2-1-3.</w:t>
            </w:r>
            <w:r>
              <w:rPr>
                <w:rFonts w:hint="eastAsia"/>
                <w:lang w:eastAsia="zh-TW"/>
              </w:rPr>
              <w:t>実現可能性（実施体制、資金調達）</w:t>
            </w:r>
          </w:p>
          <w:p w14:paraId="3ECA0FFA" w14:textId="77777777" w:rsidR="000A3718" w:rsidRDefault="00BE7DC3">
            <w:pPr>
              <w:pStyle w:val="caseheading5"/>
              <w:framePr w:hSpace="0" w:wrap="auto" w:vAnchor="margin" w:yAlign="inline"/>
              <w:suppressOverlap w:val="0"/>
            </w:pPr>
            <w:r>
              <w:rPr>
                <w:rFonts w:hint="eastAsia"/>
              </w:rPr>
              <w:t>2-1-3-1.</w:t>
            </w:r>
            <w:r>
              <w:rPr>
                <w:rFonts w:hint="eastAsia"/>
              </w:rPr>
              <w:t>実施体制</w:t>
            </w:r>
          </w:p>
          <w:tbl>
            <w:tblPr>
              <w:tblStyle w:val="aa"/>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ook w:val="04A0" w:firstRow="1" w:lastRow="0" w:firstColumn="1" w:lastColumn="0" w:noHBand="0" w:noVBand="1"/>
            </w:tblPr>
            <w:tblGrid>
              <w:gridCol w:w="1912"/>
              <w:gridCol w:w="2390"/>
              <w:gridCol w:w="5258"/>
            </w:tblGrid>
            <w:tr w:rsidR="000A3718" w14:paraId="3ECA0FFE" w14:textId="77777777">
              <w:trPr>
                <w:trHeight w:val="454"/>
              </w:trPr>
              <w:tc>
                <w:tcPr>
                  <w:tcW w:w="1000" w:type="pct"/>
                  <w:shd w:val="clear" w:color="auto" w:fill="F2F2F2" w:themeFill="background1" w:themeFillShade="F2"/>
                  <w:vAlign w:val="center"/>
                </w:tcPr>
                <w:p w14:paraId="3ECA0FFB" w14:textId="77777777" w:rsidR="000A3718" w:rsidRDefault="00BE7DC3" w:rsidP="00C20A0E">
                  <w:pPr>
                    <w:pStyle w:val="tablep"/>
                    <w:framePr w:wrap="around"/>
                  </w:pPr>
                  <w:r>
                    <w:rPr>
                      <w:rFonts w:hint="eastAsia"/>
                    </w:rPr>
                    <w:t>社内外の区分</w:t>
                  </w:r>
                </w:p>
              </w:tc>
              <w:tc>
                <w:tcPr>
                  <w:tcW w:w="1250" w:type="pct"/>
                  <w:shd w:val="clear" w:color="auto" w:fill="F2F2F2" w:themeFill="background1" w:themeFillShade="F2"/>
                  <w:vAlign w:val="center"/>
                </w:tcPr>
                <w:p w14:paraId="3ECA0FFC" w14:textId="77777777" w:rsidR="000A3718" w:rsidRDefault="00BE7DC3" w:rsidP="00C20A0E">
                  <w:pPr>
                    <w:pStyle w:val="tablep"/>
                    <w:framePr w:wrap="around"/>
                  </w:pPr>
                  <w:r>
                    <w:rPr>
                      <w:rFonts w:hint="eastAsia"/>
                    </w:rPr>
                    <w:t>氏名・事業者名</w:t>
                  </w:r>
                </w:p>
              </w:tc>
              <w:tc>
                <w:tcPr>
                  <w:tcW w:w="2750" w:type="pct"/>
                  <w:shd w:val="clear" w:color="auto" w:fill="F2F2F2" w:themeFill="background1" w:themeFillShade="F2"/>
                  <w:vAlign w:val="center"/>
                </w:tcPr>
                <w:p w14:paraId="3ECA0FFD" w14:textId="77777777" w:rsidR="000A3718" w:rsidRDefault="00BE7DC3" w:rsidP="00C20A0E">
                  <w:pPr>
                    <w:pStyle w:val="tablep"/>
                    <w:framePr w:wrap="around"/>
                  </w:pPr>
                  <w:r>
                    <w:rPr>
                      <w:rFonts w:hint="eastAsia"/>
                    </w:rPr>
                    <w:t>役割・備考</w:t>
                  </w:r>
                </w:p>
              </w:tc>
            </w:tr>
            <w:tr w:rsidR="000A3718" w14:paraId="3ECA1002" w14:textId="77777777">
              <w:trPr>
                <w:trHeight w:val="454"/>
              </w:trPr>
              <w:tc>
                <w:tcPr>
                  <w:tcW w:w="1000" w:type="pct"/>
                  <w:vAlign w:val="center"/>
                </w:tcPr>
                <w:p w14:paraId="3ECA0FFF" w14:textId="0D36E646" w:rsidR="000A3718" w:rsidRDefault="000A3718" w:rsidP="00C20A0E">
                  <w:pPr>
                    <w:pStyle w:val="tablep"/>
                    <w:framePr w:wrap="around"/>
                  </w:pPr>
                </w:p>
              </w:tc>
              <w:tc>
                <w:tcPr>
                  <w:tcW w:w="1250" w:type="pct"/>
                  <w:vAlign w:val="center"/>
                </w:tcPr>
                <w:p w14:paraId="3ECA1000" w14:textId="77777777" w:rsidR="000A3718" w:rsidRDefault="000A3718" w:rsidP="00C20A0E">
                  <w:pPr>
                    <w:pStyle w:val="tablep"/>
                    <w:framePr w:wrap="around"/>
                  </w:pPr>
                </w:p>
              </w:tc>
              <w:tc>
                <w:tcPr>
                  <w:tcW w:w="2750" w:type="pct"/>
                  <w:vAlign w:val="center"/>
                </w:tcPr>
                <w:p w14:paraId="3ECA1001" w14:textId="77777777" w:rsidR="000A3718" w:rsidRDefault="000A3718" w:rsidP="00C20A0E">
                  <w:pPr>
                    <w:pStyle w:val="tablep"/>
                    <w:framePr w:wrap="around"/>
                  </w:pPr>
                </w:p>
              </w:tc>
            </w:tr>
            <w:tr w:rsidR="000A3718" w14:paraId="3ECA1006" w14:textId="77777777">
              <w:trPr>
                <w:trHeight w:val="454"/>
              </w:trPr>
              <w:tc>
                <w:tcPr>
                  <w:tcW w:w="1000" w:type="pct"/>
                  <w:vAlign w:val="center"/>
                </w:tcPr>
                <w:p w14:paraId="3ECA1003" w14:textId="77777777" w:rsidR="000A3718" w:rsidRDefault="000A3718" w:rsidP="00C20A0E">
                  <w:pPr>
                    <w:pStyle w:val="tablep"/>
                    <w:framePr w:wrap="around"/>
                  </w:pPr>
                </w:p>
              </w:tc>
              <w:tc>
                <w:tcPr>
                  <w:tcW w:w="1250" w:type="pct"/>
                  <w:vAlign w:val="center"/>
                </w:tcPr>
                <w:p w14:paraId="3ECA1004" w14:textId="77777777" w:rsidR="000A3718" w:rsidRDefault="000A3718" w:rsidP="00C20A0E">
                  <w:pPr>
                    <w:pStyle w:val="tablep"/>
                    <w:framePr w:wrap="around"/>
                  </w:pPr>
                </w:p>
              </w:tc>
              <w:tc>
                <w:tcPr>
                  <w:tcW w:w="2750" w:type="pct"/>
                  <w:vAlign w:val="center"/>
                </w:tcPr>
                <w:p w14:paraId="3ECA1005" w14:textId="77777777" w:rsidR="000A3718" w:rsidRDefault="000A3718" w:rsidP="00C20A0E">
                  <w:pPr>
                    <w:pStyle w:val="tablep"/>
                    <w:framePr w:wrap="around"/>
                  </w:pPr>
                </w:p>
              </w:tc>
            </w:tr>
            <w:tr w:rsidR="000A3718" w14:paraId="3ECA100A" w14:textId="77777777">
              <w:tc>
                <w:tcPr>
                  <w:tcW w:w="1000" w:type="pct"/>
                  <w:vAlign w:val="center"/>
                </w:tcPr>
                <w:p w14:paraId="3ECA1007" w14:textId="77777777" w:rsidR="000A3718" w:rsidRDefault="000A3718" w:rsidP="00C20A0E">
                  <w:pPr>
                    <w:pStyle w:val="tablep"/>
                    <w:framePr w:wrap="around"/>
                  </w:pPr>
                </w:p>
              </w:tc>
              <w:tc>
                <w:tcPr>
                  <w:tcW w:w="1250" w:type="pct"/>
                  <w:vAlign w:val="center"/>
                </w:tcPr>
                <w:p w14:paraId="3ECA1008" w14:textId="77777777" w:rsidR="000A3718" w:rsidRDefault="000A3718" w:rsidP="00C20A0E">
                  <w:pPr>
                    <w:pStyle w:val="tablep"/>
                    <w:framePr w:wrap="around"/>
                  </w:pPr>
                </w:p>
              </w:tc>
              <w:tc>
                <w:tcPr>
                  <w:tcW w:w="2750" w:type="pct"/>
                  <w:vAlign w:val="center"/>
                </w:tcPr>
                <w:p w14:paraId="3ECA1009" w14:textId="77777777" w:rsidR="000A3718" w:rsidRDefault="000A3718" w:rsidP="00C20A0E">
                  <w:pPr>
                    <w:pStyle w:val="tablep"/>
                    <w:framePr w:wrap="around"/>
                  </w:pPr>
                </w:p>
              </w:tc>
            </w:tr>
            <w:tr w:rsidR="000A3718" w14:paraId="3ECA100E" w14:textId="77777777">
              <w:tc>
                <w:tcPr>
                  <w:tcW w:w="1000" w:type="pct"/>
                  <w:vAlign w:val="center"/>
                </w:tcPr>
                <w:p w14:paraId="3ECA100B" w14:textId="77777777" w:rsidR="000A3718" w:rsidRDefault="000A3718" w:rsidP="00C20A0E">
                  <w:pPr>
                    <w:pStyle w:val="tablep"/>
                    <w:framePr w:wrap="around"/>
                  </w:pPr>
                </w:p>
              </w:tc>
              <w:tc>
                <w:tcPr>
                  <w:tcW w:w="1250" w:type="pct"/>
                  <w:vAlign w:val="center"/>
                </w:tcPr>
                <w:p w14:paraId="3ECA100C" w14:textId="77777777" w:rsidR="000A3718" w:rsidRDefault="000A3718" w:rsidP="00C20A0E">
                  <w:pPr>
                    <w:pStyle w:val="tablep"/>
                    <w:framePr w:wrap="around"/>
                  </w:pPr>
                </w:p>
              </w:tc>
              <w:tc>
                <w:tcPr>
                  <w:tcW w:w="2750" w:type="pct"/>
                  <w:vAlign w:val="center"/>
                </w:tcPr>
                <w:p w14:paraId="3ECA100D" w14:textId="77777777" w:rsidR="000A3718" w:rsidRDefault="000A3718" w:rsidP="00C20A0E">
                  <w:pPr>
                    <w:pStyle w:val="tablep"/>
                    <w:framePr w:wrap="around"/>
                  </w:pPr>
                </w:p>
              </w:tc>
            </w:tr>
            <w:tr w:rsidR="000A3718" w14:paraId="3ECA1012" w14:textId="77777777">
              <w:tc>
                <w:tcPr>
                  <w:tcW w:w="1000" w:type="pct"/>
                  <w:vAlign w:val="center"/>
                </w:tcPr>
                <w:p w14:paraId="3ECA100F" w14:textId="77777777" w:rsidR="000A3718" w:rsidRDefault="000A3718" w:rsidP="00C20A0E">
                  <w:pPr>
                    <w:pStyle w:val="tablep"/>
                    <w:framePr w:wrap="around"/>
                  </w:pPr>
                </w:p>
              </w:tc>
              <w:tc>
                <w:tcPr>
                  <w:tcW w:w="1250" w:type="pct"/>
                  <w:vAlign w:val="center"/>
                </w:tcPr>
                <w:p w14:paraId="3ECA1010" w14:textId="77777777" w:rsidR="000A3718" w:rsidRDefault="000A3718" w:rsidP="00C20A0E">
                  <w:pPr>
                    <w:pStyle w:val="tablep"/>
                    <w:framePr w:wrap="around"/>
                  </w:pPr>
                </w:p>
              </w:tc>
              <w:tc>
                <w:tcPr>
                  <w:tcW w:w="2750" w:type="pct"/>
                  <w:vAlign w:val="center"/>
                </w:tcPr>
                <w:p w14:paraId="3ECA1011" w14:textId="77777777" w:rsidR="000A3718" w:rsidRDefault="000A3718" w:rsidP="00C20A0E">
                  <w:pPr>
                    <w:pStyle w:val="tablep"/>
                    <w:framePr w:wrap="around"/>
                  </w:pPr>
                </w:p>
              </w:tc>
            </w:tr>
          </w:tbl>
          <w:p w14:paraId="3ECA1013" w14:textId="77777777" w:rsidR="000A3718" w:rsidRDefault="00BE7DC3">
            <w:pPr>
              <w:pStyle w:val="caseheading5"/>
              <w:framePr w:hSpace="0" w:wrap="auto" w:vAnchor="margin" w:yAlign="inline"/>
              <w:suppressOverlap w:val="0"/>
            </w:pPr>
            <w:r>
              <w:rPr>
                <w:rFonts w:hint="eastAsia"/>
              </w:rPr>
              <w:t>2-1-3-2.</w:t>
            </w:r>
            <w:r>
              <w:rPr>
                <w:rFonts w:hint="eastAsia"/>
              </w:rPr>
              <w:t>資金調達</w:t>
            </w:r>
          </w:p>
          <w:p w14:paraId="3ECA1014" w14:textId="08BBC4A0" w:rsidR="000A3718" w:rsidRDefault="00895B44">
            <w:r w:rsidRPr="00895B44">
              <w:t>自己資金＋持続化補助金（</w:t>
            </w:r>
            <w:r w:rsidRPr="00895B44">
              <w:t>200</w:t>
            </w:r>
            <w:r w:rsidRPr="00895B44">
              <w:t>万円）で実施。</w:t>
            </w:r>
          </w:p>
          <w:p w14:paraId="3ECA1015" w14:textId="77777777" w:rsidR="000A3718" w:rsidRDefault="000A3718"/>
        </w:tc>
      </w:tr>
    </w:tbl>
    <w:p w14:paraId="3ECA1020" w14:textId="77777777" w:rsidR="000A3718" w:rsidRDefault="00BE7DC3">
      <w:pPr>
        <w:pStyle w:val="caseheading3"/>
      </w:pPr>
      <w:r>
        <w:rPr>
          <w:rFonts w:hint="eastAsia"/>
        </w:rPr>
        <w:lastRenderedPageBreak/>
        <w:t>2-2.</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26" w14:textId="77777777">
        <w:trPr>
          <w:trHeight w:val="418"/>
        </w:trPr>
        <w:tc>
          <w:tcPr>
            <w:tcW w:w="10456" w:type="dxa"/>
          </w:tcPr>
          <w:p w14:paraId="3ECA1021" w14:textId="77777777" w:rsidR="000A3718" w:rsidRDefault="00BE7DC3">
            <w:pPr>
              <w:pStyle w:val="caseheading4first"/>
              <w:framePr w:hSpace="0" w:wrap="auto" w:vAnchor="margin" w:yAlign="inline"/>
              <w:suppressOverlap w:val="0"/>
            </w:pPr>
            <w:r>
              <w:rPr>
                <w:rFonts w:hint="eastAsia"/>
              </w:rPr>
              <w:t>2-2-1.</w:t>
            </w:r>
            <w:r>
              <w:t>背景</w:t>
            </w:r>
          </w:p>
          <w:p w14:paraId="04D0A385" w14:textId="77777777" w:rsidR="004B4CC3" w:rsidRPr="004B4CC3" w:rsidRDefault="004B4CC3" w:rsidP="004B4CC3">
            <w:pPr>
              <w:pStyle w:val="caseheading4second"/>
              <w:rPr>
                <w:b w:val="0"/>
                <w:bCs/>
              </w:rPr>
            </w:pPr>
            <w:r w:rsidRPr="004B4CC3">
              <w:rPr>
                <w:b w:val="0"/>
                <w:bCs/>
              </w:rPr>
              <w:t>英検</w:t>
            </w:r>
            <w:r w:rsidRPr="004B4CC3">
              <w:rPr>
                <w:b w:val="0"/>
                <w:bCs/>
              </w:rPr>
              <w:t>CBT</w:t>
            </w:r>
            <w:r w:rsidRPr="004B4CC3">
              <w:rPr>
                <w:b w:val="0"/>
                <w:bCs/>
              </w:rPr>
              <w:t>（</w:t>
            </w:r>
            <w:r w:rsidRPr="004B4CC3">
              <w:rPr>
                <w:b w:val="0"/>
                <w:bCs/>
              </w:rPr>
              <w:t>Computer Based Testing</w:t>
            </w:r>
            <w:r w:rsidRPr="004B4CC3">
              <w:rPr>
                <w:b w:val="0"/>
                <w:bCs/>
              </w:rPr>
              <w:t>）化の進展により、</w:t>
            </w:r>
            <w:r w:rsidRPr="004B4CC3">
              <w:rPr>
                <w:b w:val="0"/>
                <w:bCs/>
              </w:rPr>
              <w:br/>
            </w:r>
            <w:r w:rsidRPr="004B4CC3">
              <w:rPr>
                <w:b w:val="0"/>
                <w:bCs/>
              </w:rPr>
              <w:t>全国的に</w:t>
            </w:r>
            <w:r w:rsidRPr="004B4CC3">
              <w:rPr>
                <w:b w:val="0"/>
                <w:bCs/>
              </w:rPr>
              <w:t>ICT</w:t>
            </w:r>
            <w:r w:rsidRPr="004B4CC3">
              <w:rPr>
                <w:b w:val="0"/>
                <w:bCs/>
              </w:rPr>
              <w:t>機器や通信環境を備えた教室運営の整備が求められている。</w:t>
            </w:r>
            <w:r w:rsidRPr="004B4CC3">
              <w:rPr>
                <w:b w:val="0"/>
                <w:bCs/>
              </w:rPr>
              <w:br/>
            </w:r>
            <w:r w:rsidRPr="004B4CC3">
              <w:rPr>
                <w:b w:val="0"/>
                <w:bCs/>
              </w:rPr>
              <w:t>しかし、特に個人塾や地域密着型教室では、防音・照明・通信機器などの環境が整っていない例が多く、</w:t>
            </w:r>
            <w:r w:rsidRPr="004B4CC3">
              <w:rPr>
                <w:b w:val="0"/>
                <w:bCs/>
              </w:rPr>
              <w:br/>
            </w:r>
            <w:r w:rsidRPr="004B4CC3">
              <w:rPr>
                <w:b w:val="0"/>
                <w:bCs/>
              </w:rPr>
              <w:t>都市部と地方で学習機会や受験環境に格差が生じている。</w:t>
            </w:r>
          </w:p>
          <w:p w14:paraId="531DE587" w14:textId="77777777" w:rsidR="004B4CC3" w:rsidRPr="004B4CC3" w:rsidRDefault="004B4CC3" w:rsidP="004B4CC3">
            <w:pPr>
              <w:pStyle w:val="caseheading4second"/>
              <w:rPr>
                <w:b w:val="0"/>
                <w:bCs/>
              </w:rPr>
            </w:pPr>
            <w:r w:rsidRPr="004B4CC3">
              <w:rPr>
                <w:b w:val="0"/>
                <w:bCs/>
              </w:rPr>
              <w:t>当教室（西馬込学習教室）では、既に英検準会場として長年の運営実績があり、</w:t>
            </w:r>
            <w:r w:rsidRPr="004B4CC3">
              <w:rPr>
                <w:b w:val="0"/>
                <w:bCs/>
              </w:rPr>
              <w:br/>
            </w:r>
            <w:r w:rsidRPr="004B4CC3">
              <w:rPr>
                <w:b w:val="0"/>
                <w:bCs/>
              </w:rPr>
              <w:t>生徒</w:t>
            </w:r>
            <w:r w:rsidRPr="004B4CC3">
              <w:rPr>
                <w:b w:val="0"/>
                <w:bCs/>
              </w:rPr>
              <w:t>50</w:t>
            </w:r>
            <w:r w:rsidRPr="004B4CC3">
              <w:rPr>
                <w:b w:val="0"/>
                <w:bCs/>
              </w:rPr>
              <w:t>名のうち</w:t>
            </w:r>
            <w:r w:rsidRPr="004B4CC3">
              <w:rPr>
                <w:b w:val="0"/>
                <w:bCs/>
              </w:rPr>
              <w:t>12</w:t>
            </w:r>
            <w:r w:rsidRPr="004B4CC3">
              <w:rPr>
                <w:b w:val="0"/>
                <w:bCs/>
              </w:rPr>
              <w:t>名が英検を受験、外部からの受験希望も増加傾向にある。</w:t>
            </w:r>
            <w:r w:rsidRPr="004B4CC3">
              <w:rPr>
                <w:b w:val="0"/>
                <w:bCs/>
              </w:rPr>
              <w:br/>
            </w:r>
            <w:r w:rsidRPr="004B4CC3">
              <w:rPr>
                <w:b w:val="0"/>
                <w:bCs/>
              </w:rPr>
              <w:t>これは、地域内で「安心して英検を受けられる会場」へのニーズが高まっていることを示している。</w:t>
            </w:r>
          </w:p>
          <w:p w14:paraId="3CFB5F6F" w14:textId="77777777" w:rsidR="004B4CC3" w:rsidRPr="004B4CC3" w:rsidRDefault="004B4CC3" w:rsidP="004B4CC3">
            <w:pPr>
              <w:pStyle w:val="caseheading4second"/>
              <w:rPr>
                <w:b w:val="0"/>
                <w:bCs/>
              </w:rPr>
            </w:pPr>
            <w:r w:rsidRPr="004B4CC3">
              <w:rPr>
                <w:b w:val="0"/>
                <w:bCs/>
              </w:rPr>
              <w:t>一方で浜松地域では、英検</w:t>
            </w:r>
            <w:r w:rsidRPr="004B4CC3">
              <w:rPr>
                <w:b w:val="0"/>
                <w:bCs/>
              </w:rPr>
              <w:t>CBT</w:t>
            </w:r>
            <w:r w:rsidRPr="004B4CC3">
              <w:rPr>
                <w:b w:val="0"/>
                <w:bCs/>
              </w:rPr>
              <w:t>対応の教室が限られており、</w:t>
            </w:r>
            <w:r w:rsidRPr="004B4CC3">
              <w:rPr>
                <w:b w:val="0"/>
                <w:bCs/>
              </w:rPr>
              <w:br/>
            </w:r>
            <w:r w:rsidRPr="004B4CC3">
              <w:rPr>
                <w:b w:val="0"/>
                <w:bCs/>
              </w:rPr>
              <w:t>共働き家庭や子育て世帯にとって「親子で通える教育拠点」の選択肢が少ない。</w:t>
            </w:r>
            <w:r w:rsidRPr="004B4CC3">
              <w:rPr>
                <w:b w:val="0"/>
                <w:bCs/>
              </w:rPr>
              <w:br/>
            </w:r>
            <w:r w:rsidRPr="004B4CC3">
              <w:rPr>
                <w:b w:val="0"/>
                <w:bCs/>
              </w:rPr>
              <w:t>教育費を抑えながらも質の高い学びを求める保護者が増えており、</w:t>
            </w:r>
            <w:r w:rsidRPr="004B4CC3">
              <w:rPr>
                <w:b w:val="0"/>
                <w:bCs/>
              </w:rPr>
              <w:br/>
            </w:r>
            <w:r w:rsidRPr="004B4CC3">
              <w:rPr>
                <w:b w:val="0"/>
                <w:bCs/>
              </w:rPr>
              <w:t>特に英検など成果の見える学習プログラムへの関心が強い。</w:t>
            </w:r>
          </w:p>
          <w:p w14:paraId="1288F4AD" w14:textId="77777777" w:rsidR="004B4CC3" w:rsidRPr="004B4CC3" w:rsidRDefault="004B4CC3" w:rsidP="004B4CC3">
            <w:pPr>
              <w:pStyle w:val="caseheading4second"/>
              <w:rPr>
                <w:b w:val="0"/>
                <w:bCs/>
              </w:rPr>
            </w:pPr>
            <w:r w:rsidRPr="004B4CC3">
              <w:rPr>
                <w:b w:val="0"/>
                <w:bCs/>
              </w:rPr>
              <w:t>こうした背景を受け、本事業では東京都西馬込での英検</w:t>
            </w:r>
            <w:r w:rsidRPr="004B4CC3">
              <w:rPr>
                <w:b w:val="0"/>
                <w:bCs/>
              </w:rPr>
              <w:t>CBT</w:t>
            </w:r>
            <w:r w:rsidRPr="004B4CC3">
              <w:rPr>
                <w:b w:val="0"/>
                <w:bCs/>
              </w:rPr>
              <w:t>対応モデルを浜松に展開し、</w:t>
            </w:r>
            <w:r w:rsidRPr="004B4CC3">
              <w:rPr>
                <w:b w:val="0"/>
                <w:bCs/>
              </w:rPr>
              <w:br/>
            </w:r>
            <w:r w:rsidRPr="004B4CC3">
              <w:rPr>
                <w:b w:val="0"/>
                <w:bCs/>
              </w:rPr>
              <w:t>地方でも同等の学習・受験環境を提供することを目的とする。</w:t>
            </w:r>
            <w:r w:rsidRPr="004B4CC3">
              <w:rPr>
                <w:b w:val="0"/>
                <w:bCs/>
              </w:rPr>
              <w:br/>
            </w:r>
            <w:r w:rsidRPr="004B4CC3">
              <w:rPr>
                <w:b w:val="0"/>
                <w:bCs/>
              </w:rPr>
              <w:t>また、既存サロン顧客を中心とした地域ネットワークを活かし、</w:t>
            </w:r>
            <w:r w:rsidRPr="004B4CC3">
              <w:rPr>
                <w:b w:val="0"/>
                <w:bCs/>
              </w:rPr>
              <w:br/>
            </w:r>
            <w:r w:rsidRPr="004B4CC3">
              <w:rPr>
                <w:b w:val="0"/>
                <w:bCs/>
              </w:rPr>
              <w:t>教育サービスへのアクセス格差を解消し、地域の学習機会を拡充する。</w:t>
            </w:r>
          </w:p>
          <w:p w14:paraId="3ECA1023" w14:textId="5623BFE5" w:rsidR="000A3718" w:rsidRDefault="00BE7DC3">
            <w:pPr>
              <w:pStyle w:val="caseheading4second"/>
            </w:pPr>
            <w:r>
              <w:rPr>
                <w:rFonts w:hint="eastAsia"/>
              </w:rPr>
              <w:t>2-2-2.</w:t>
            </w:r>
            <w:r>
              <w:rPr>
                <w:rFonts w:hint="eastAsia"/>
              </w:rPr>
              <w:t>目的</w:t>
            </w:r>
          </w:p>
          <w:p w14:paraId="6ED364F5" w14:textId="77777777" w:rsidR="00B80939" w:rsidRPr="00B80939" w:rsidRDefault="00B80939" w:rsidP="00B80939">
            <w:r w:rsidRPr="00B80939">
              <w:lastRenderedPageBreak/>
              <w:t>東京（西馬込）では、既存教室の改修を通じて英検</w:t>
            </w:r>
            <w:r w:rsidRPr="00B80939">
              <w:t>CBT</w:t>
            </w:r>
            <w:r w:rsidRPr="00B80939">
              <w:t>試験に対応した</w:t>
            </w:r>
            <w:r w:rsidRPr="00B80939">
              <w:t>ICT</w:t>
            </w:r>
            <w:r w:rsidRPr="00B80939">
              <w:t>教育環境を整備し、</w:t>
            </w:r>
            <w:r w:rsidRPr="00B80939">
              <w:br/>
            </w:r>
            <w:r w:rsidRPr="00B80939">
              <w:t>英語学習の質向上と自習支援の効率化を実現する。</w:t>
            </w:r>
            <w:r w:rsidRPr="00B80939">
              <w:br/>
            </w:r>
            <w:r w:rsidRPr="00B80939">
              <w:t>防音・照明・通信環境の整備により、生徒が集中して学習できる空間を確保し、</w:t>
            </w:r>
            <w:r w:rsidRPr="00B80939">
              <w:br/>
            </w:r>
            <w:r w:rsidRPr="00B80939">
              <w:t>英検準会場としての信頼性と利便性をさらに高める。</w:t>
            </w:r>
          </w:p>
          <w:p w14:paraId="3ED4EBD0" w14:textId="77777777" w:rsidR="00B80939" w:rsidRPr="00B80939" w:rsidRDefault="00B80939" w:rsidP="00B80939">
            <w:r w:rsidRPr="00B80939">
              <w:t>浜松では、自社サロン「</w:t>
            </w:r>
            <w:r w:rsidRPr="00B80939">
              <w:t>La Pace</w:t>
            </w:r>
            <w:r w:rsidRPr="00B80939">
              <w:t>」内に小規模ながらも集中できる教育スペースを新設し、</w:t>
            </w:r>
            <w:r w:rsidRPr="00B80939">
              <w:br/>
            </w:r>
            <w:r w:rsidRPr="00B80939">
              <w:t>東京で確立した英検講習ノウハウを活用して地域に教育モデルを導入する。</w:t>
            </w:r>
            <w:r w:rsidRPr="00B80939">
              <w:br/>
            </w:r>
            <w:r w:rsidRPr="00B80939">
              <w:t>これにより、英検学習の裾野を広げるとともに、既存の母親層ネットワークを通じて、</w:t>
            </w:r>
            <w:r w:rsidRPr="00B80939">
              <w:br/>
            </w:r>
            <w:r w:rsidRPr="00B80939">
              <w:t>教育に関心の高い新規顧客層へのリーチを図る。</w:t>
            </w:r>
          </w:p>
          <w:p w14:paraId="3ECA1025" w14:textId="6EDA9503" w:rsidR="000A3718" w:rsidRPr="00B80939" w:rsidRDefault="00B80939">
            <w:r w:rsidRPr="00B80939">
              <w:t>この二拠点展開を通じて、東京では「教育の質と</w:t>
            </w:r>
            <w:r w:rsidRPr="00B80939">
              <w:t>ICT</w:t>
            </w:r>
            <w:r w:rsidRPr="00B80939">
              <w:t>活用の強化」、</w:t>
            </w:r>
            <w:r w:rsidRPr="00B80939">
              <w:br/>
            </w:r>
            <w:r w:rsidRPr="00B80939">
              <w:t>浜松では「地域密着型の教育拠点化」をそれぞれ実現し、</w:t>
            </w:r>
            <w:r w:rsidRPr="00B80939">
              <w:br/>
            </w:r>
            <w:r w:rsidRPr="00B80939">
              <w:t>最終的には教育成果（英検合格率・通塾継続率）とブランド価値の両立を目指す。</w:t>
            </w:r>
            <w:r w:rsidRPr="00B80939">
              <w:br/>
            </w:r>
            <w:r w:rsidRPr="00B80939">
              <w:t>また、両拠点で得られた成果を共有・統合し、</w:t>
            </w:r>
            <w:r w:rsidRPr="00B80939">
              <w:br/>
            </w:r>
            <w:r w:rsidRPr="00B80939">
              <w:t>今後の教育事業拡張に向けた再現性のあるモデルとして確立する。</w:t>
            </w:r>
          </w:p>
        </w:tc>
      </w:tr>
    </w:tbl>
    <w:p w14:paraId="3ECA1031" w14:textId="77777777" w:rsidR="000A3718" w:rsidRDefault="00BE7DC3">
      <w:pPr>
        <w:pStyle w:val="caseheading3"/>
      </w:pPr>
      <w:r>
        <w:rPr>
          <w:rFonts w:hint="eastAsia"/>
        </w:rPr>
        <w:lastRenderedPageBreak/>
        <w:t>2-3.</w:t>
      </w:r>
      <w:r>
        <w:rPr>
          <w:rFonts w:hint="eastAsia"/>
        </w:rPr>
        <w:t>具体的な取組</w:t>
      </w:r>
    </w:p>
    <w:p w14:paraId="3ECA1032" w14:textId="77777777" w:rsidR="000A3718" w:rsidRDefault="00BE7DC3">
      <w:pPr>
        <w:pStyle w:val="caseheading4second"/>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4" w14:textId="77777777">
        <w:trPr>
          <w:trHeight w:val="567"/>
        </w:trPr>
        <w:tc>
          <w:tcPr>
            <w:tcW w:w="10456" w:type="dxa"/>
            <w:vAlign w:val="center"/>
          </w:tcPr>
          <w:p w14:paraId="3ECA1033" w14:textId="43ED42E8" w:rsidR="000A3718" w:rsidRPr="00895B44" w:rsidRDefault="007A7EC3" w:rsidP="00895B44">
            <w:pPr>
              <w:spacing w:after="0"/>
            </w:pPr>
            <w:r w:rsidRPr="007A7EC3">
              <w:t>取組</w:t>
            </w:r>
            <w:r w:rsidRPr="007A7EC3">
              <w:rPr>
                <w:rFonts w:ascii="Cambria Math" w:hAnsi="Cambria Math" w:cs="Cambria Math"/>
              </w:rPr>
              <w:t>①</w:t>
            </w:r>
            <w:r w:rsidRPr="007A7EC3">
              <w:t>西馬込教室の改修・</w:t>
            </w:r>
            <w:r w:rsidRPr="007A7EC3">
              <w:t>ICT</w:t>
            </w:r>
            <w:r w:rsidRPr="007A7EC3">
              <w:t>化</w:t>
            </w:r>
          </w:p>
        </w:tc>
      </w:tr>
    </w:tbl>
    <w:p w14:paraId="3ECA1035"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C" w14:textId="77777777">
        <w:trPr>
          <w:trHeight w:val="422"/>
        </w:trPr>
        <w:tc>
          <w:tcPr>
            <w:tcW w:w="10456" w:type="dxa"/>
          </w:tcPr>
          <w:p w14:paraId="5C85EAF0" w14:textId="77777777" w:rsidR="00E934C6" w:rsidRPr="00E934C6" w:rsidRDefault="00E934C6" w:rsidP="00E934C6">
            <w:pPr>
              <w:spacing w:after="60"/>
            </w:pPr>
            <w:r w:rsidRPr="00E934C6">
              <w:t>本取組では、英検準会場としての機能をさらに高めるため、</w:t>
            </w:r>
            <w:r w:rsidRPr="00E934C6">
              <w:br/>
            </w:r>
            <w:r w:rsidRPr="00E934C6">
              <w:t>英検</w:t>
            </w:r>
            <w:r w:rsidRPr="00E934C6">
              <w:t>CBT</w:t>
            </w:r>
            <w:r w:rsidRPr="00E934C6">
              <w:t>（</w:t>
            </w:r>
            <w:r w:rsidRPr="00E934C6">
              <w:t>Computer Based Test</w:t>
            </w:r>
            <w:r w:rsidRPr="00E934C6">
              <w:t>）形式に近い学習環境を整えつつ、</w:t>
            </w:r>
            <w:r w:rsidRPr="00E934C6">
              <w:br/>
            </w:r>
            <w:r w:rsidRPr="00E934C6">
              <w:t>生徒が長時間学習しても集中が持続しやすい空間へと改修する。</w:t>
            </w:r>
            <w:r w:rsidRPr="00E934C6">
              <w:br/>
            </w:r>
            <w:r w:rsidRPr="00E934C6">
              <w:t>特に「自習室の全面的な改装」を中心に、</w:t>
            </w:r>
            <w:r w:rsidRPr="00E934C6">
              <w:br/>
            </w:r>
            <w:r w:rsidRPr="00E934C6">
              <w:t>英検対策・理社学習の双方に使える高効率な学習スペースを構築する。</w:t>
            </w:r>
          </w:p>
          <w:p w14:paraId="1892DDD2" w14:textId="77777777" w:rsidR="00E934C6" w:rsidRPr="00E934C6" w:rsidRDefault="00E934C6" w:rsidP="00E934C6">
            <w:pPr>
              <w:spacing w:after="60"/>
            </w:pPr>
            <w:r w:rsidRPr="00E934C6">
              <w:t>主な取組内容は次の通りである。</w:t>
            </w:r>
          </w:p>
          <w:p w14:paraId="55547297" w14:textId="19FCC815" w:rsidR="00E934C6" w:rsidRPr="00E934C6" w:rsidRDefault="00E934C6" w:rsidP="00E934C6">
            <w:pPr>
              <w:spacing w:after="60"/>
            </w:pPr>
          </w:p>
          <w:p w14:paraId="23BCF8A1" w14:textId="77777777" w:rsidR="00E934C6" w:rsidRPr="00E934C6" w:rsidRDefault="00E934C6" w:rsidP="00E934C6">
            <w:pPr>
              <w:spacing w:after="60"/>
              <w:rPr>
                <w:b/>
                <w:bCs/>
              </w:rPr>
            </w:pPr>
            <w:r w:rsidRPr="00E934C6">
              <w:rPr>
                <w:b/>
                <w:bCs/>
              </w:rPr>
              <w:t xml:space="preserve">1. </w:t>
            </w:r>
            <w:r w:rsidRPr="00E934C6">
              <w:rPr>
                <w:b/>
                <w:bCs/>
              </w:rPr>
              <w:t>防音・照明・空調の改修による集中環境の強化</w:t>
            </w:r>
          </w:p>
          <w:p w14:paraId="239AEFF0" w14:textId="77777777" w:rsidR="00E934C6" w:rsidRPr="00E934C6" w:rsidRDefault="00E934C6" w:rsidP="00E934C6">
            <w:pPr>
              <w:spacing w:after="60"/>
            </w:pPr>
            <w:r w:rsidRPr="00E934C6">
              <w:t>英検準会場として適切な環境を整えるため、</w:t>
            </w:r>
            <w:r w:rsidRPr="00E934C6">
              <w:br/>
            </w:r>
            <w:r w:rsidRPr="00E934C6">
              <w:t>防音パネルや吸音材を新設し、外部音や反響音を抑える。</w:t>
            </w:r>
            <w:r w:rsidRPr="00E934C6">
              <w:br/>
            </w:r>
            <w:r w:rsidRPr="00E934C6">
              <w:t>スピーキング練習（録音型）や面接模擬などにも使える静かな空間を確保する。</w:t>
            </w:r>
          </w:p>
          <w:p w14:paraId="09F38D8D" w14:textId="77777777" w:rsidR="00E934C6" w:rsidRPr="00E934C6" w:rsidRDefault="00E934C6" w:rsidP="00E934C6">
            <w:pPr>
              <w:spacing w:after="60"/>
            </w:pPr>
            <w:r w:rsidRPr="00E934C6">
              <w:t>また、</w:t>
            </w:r>
            <w:r w:rsidRPr="00E934C6">
              <w:t>LED</w:t>
            </w:r>
            <w:r w:rsidRPr="00E934C6">
              <w:t>照明や空調設備を刷新し、</w:t>
            </w:r>
            <w:r w:rsidRPr="00E934C6">
              <w:br/>
            </w:r>
            <w:r w:rsidRPr="00E934C6">
              <w:t>暗さ・暑さ・寒さによる集中力低下を抑えるよう最適化することで、</w:t>
            </w:r>
            <w:r w:rsidRPr="00E934C6">
              <w:br/>
            </w:r>
            <w:r w:rsidRPr="00E934C6">
              <w:t>小学生〜中高生が夕方以降でも快適に利用できる教室を目指す。</w:t>
            </w:r>
          </w:p>
          <w:p w14:paraId="5F8A1903" w14:textId="11949603" w:rsidR="00E934C6" w:rsidRPr="00E934C6" w:rsidRDefault="00E934C6" w:rsidP="00E934C6">
            <w:pPr>
              <w:spacing w:after="60"/>
            </w:pPr>
          </w:p>
          <w:p w14:paraId="4FEE6A2C" w14:textId="77777777" w:rsidR="00E934C6" w:rsidRPr="00E934C6" w:rsidRDefault="00E934C6" w:rsidP="00E934C6">
            <w:pPr>
              <w:spacing w:after="60"/>
              <w:rPr>
                <w:b/>
                <w:bCs/>
              </w:rPr>
            </w:pPr>
            <w:r w:rsidRPr="00E934C6">
              <w:rPr>
                <w:b/>
                <w:bCs/>
              </w:rPr>
              <w:t xml:space="preserve">2. </w:t>
            </w:r>
            <w:r w:rsidRPr="00E934C6">
              <w:rPr>
                <w:b/>
                <w:bCs/>
              </w:rPr>
              <w:t>自習室の全面改装と半個室ブースの新設（今回の中核）</w:t>
            </w:r>
          </w:p>
          <w:p w14:paraId="086BEAE9" w14:textId="77777777" w:rsidR="00E934C6" w:rsidRPr="00E934C6" w:rsidRDefault="00E934C6" w:rsidP="00E934C6">
            <w:pPr>
              <w:spacing w:after="60"/>
            </w:pPr>
            <w:r w:rsidRPr="00E934C6">
              <w:t>今回最大の改修ポイントとして、</w:t>
            </w:r>
            <w:r w:rsidRPr="00E934C6">
              <w:br/>
            </w:r>
            <w:r w:rsidRPr="00E934C6">
              <w:t>既存の自習室を「半個室型の集中学習ブース」へと作り替える。</w:t>
            </w:r>
          </w:p>
          <w:p w14:paraId="2F1FA6B7" w14:textId="77777777" w:rsidR="00E934C6" w:rsidRPr="00E934C6" w:rsidRDefault="00E934C6" w:rsidP="00E934C6">
            <w:pPr>
              <w:numPr>
                <w:ilvl w:val="0"/>
                <w:numId w:val="60"/>
              </w:numPr>
              <w:spacing w:after="60"/>
            </w:pPr>
            <w:r w:rsidRPr="00E934C6">
              <w:t>パーテーションで区切った個別ブースを複数設置</w:t>
            </w:r>
          </w:p>
          <w:p w14:paraId="6C4B8B8D" w14:textId="77777777" w:rsidR="00E934C6" w:rsidRPr="00E934C6" w:rsidRDefault="00E934C6" w:rsidP="00E934C6">
            <w:pPr>
              <w:numPr>
                <w:ilvl w:val="0"/>
                <w:numId w:val="60"/>
              </w:numPr>
              <w:spacing w:after="60"/>
            </w:pPr>
            <w:r w:rsidRPr="00E934C6">
              <w:t>机・椅子・手元照明を刷新</w:t>
            </w:r>
          </w:p>
          <w:p w14:paraId="29358E98" w14:textId="77777777" w:rsidR="00E934C6" w:rsidRPr="00E934C6" w:rsidRDefault="00E934C6" w:rsidP="00E934C6">
            <w:pPr>
              <w:numPr>
                <w:ilvl w:val="0"/>
                <w:numId w:val="60"/>
              </w:numPr>
              <w:spacing w:after="60"/>
            </w:pPr>
            <w:r w:rsidRPr="00E934C6">
              <w:t>教材棚を増設して使いやすい動線を確保</w:t>
            </w:r>
          </w:p>
          <w:p w14:paraId="06AC2621" w14:textId="77777777" w:rsidR="00E934C6" w:rsidRPr="00E934C6" w:rsidRDefault="00E934C6" w:rsidP="00E934C6">
            <w:pPr>
              <w:numPr>
                <w:ilvl w:val="0"/>
                <w:numId w:val="60"/>
              </w:numPr>
              <w:spacing w:after="60"/>
            </w:pPr>
            <w:r w:rsidRPr="00E934C6">
              <w:t>静音仕様のレイアウトにより、私語や視線を自然に遮断</w:t>
            </w:r>
          </w:p>
          <w:p w14:paraId="153F695A" w14:textId="77777777" w:rsidR="00E934C6" w:rsidRPr="00E934C6" w:rsidRDefault="00E934C6" w:rsidP="00E934C6">
            <w:pPr>
              <w:numPr>
                <w:ilvl w:val="0"/>
                <w:numId w:val="60"/>
              </w:numPr>
              <w:spacing w:after="60"/>
            </w:pPr>
            <w:r w:rsidRPr="00E934C6">
              <w:t>席間の間隔を広げ、姿勢が崩れにくい座面に変更</w:t>
            </w:r>
          </w:p>
          <w:p w14:paraId="3CB95F5D" w14:textId="77777777" w:rsidR="00E934C6" w:rsidRPr="00E934C6" w:rsidRDefault="00E934C6" w:rsidP="00E934C6">
            <w:pPr>
              <w:spacing w:after="60"/>
            </w:pPr>
            <w:r w:rsidRPr="00E934C6">
              <w:t>これにより、</w:t>
            </w:r>
            <w:r w:rsidRPr="00E934C6">
              <w:br/>
            </w:r>
            <w:r w:rsidRPr="00E934C6">
              <w:t>生徒が</w:t>
            </w:r>
            <w:r w:rsidRPr="00E934C6">
              <w:t>“</w:t>
            </w:r>
            <w:r w:rsidRPr="00E934C6">
              <w:t>ただ座るだけの自習室</w:t>
            </w:r>
            <w:r w:rsidRPr="00E934C6">
              <w:t>”</w:t>
            </w:r>
            <w:r w:rsidRPr="00E934C6">
              <w:t>から、</w:t>
            </w:r>
            <w:r w:rsidRPr="00E934C6">
              <w:br/>
              <w:t>“</w:t>
            </w:r>
            <w:r w:rsidRPr="00E934C6">
              <w:t>成果の出る自立学習空間</w:t>
            </w:r>
            <w:r w:rsidRPr="00E934C6">
              <w:t>”</w:t>
            </w:r>
            <w:r w:rsidRPr="00E934C6">
              <w:t>として活用できるようになる。</w:t>
            </w:r>
          </w:p>
          <w:p w14:paraId="2E8C3912" w14:textId="77777777" w:rsidR="00E934C6" w:rsidRPr="00E934C6" w:rsidRDefault="00E934C6" w:rsidP="00E934C6">
            <w:pPr>
              <w:spacing w:after="60"/>
            </w:pPr>
            <w:r w:rsidRPr="00E934C6">
              <w:t>理科・社会の暗記や英検ライティング演習など、</w:t>
            </w:r>
            <w:r w:rsidRPr="00E934C6">
              <w:br/>
            </w:r>
            <w:r w:rsidRPr="00E934C6">
              <w:t>授業では補いにくい「演習量」を担保するための基盤となる。</w:t>
            </w:r>
          </w:p>
          <w:p w14:paraId="5476298D" w14:textId="0C4BB667" w:rsidR="00E934C6" w:rsidRPr="00E934C6" w:rsidRDefault="00E934C6" w:rsidP="00E934C6">
            <w:pPr>
              <w:spacing w:after="60"/>
            </w:pPr>
          </w:p>
          <w:p w14:paraId="5424E109" w14:textId="77777777" w:rsidR="00E934C6" w:rsidRPr="00E934C6" w:rsidRDefault="00E934C6" w:rsidP="00E934C6">
            <w:pPr>
              <w:spacing w:after="60"/>
              <w:rPr>
                <w:b/>
                <w:bCs/>
              </w:rPr>
            </w:pPr>
            <w:r w:rsidRPr="00E934C6">
              <w:rPr>
                <w:b/>
                <w:bCs/>
              </w:rPr>
              <w:t xml:space="preserve">3. </w:t>
            </w:r>
            <w:r w:rsidRPr="00E934C6">
              <w:rPr>
                <w:b/>
                <w:bCs/>
              </w:rPr>
              <w:t>「</w:t>
            </w:r>
            <w:r w:rsidRPr="00E934C6">
              <w:rPr>
                <w:b/>
                <w:bCs/>
              </w:rPr>
              <w:t>e</w:t>
            </w:r>
            <w:r w:rsidRPr="00E934C6">
              <w:rPr>
                <w:b/>
                <w:bCs/>
              </w:rPr>
              <w:t>トレ」教材の導入による自学支援の強化</w:t>
            </w:r>
          </w:p>
          <w:p w14:paraId="25D9F5CE" w14:textId="77777777" w:rsidR="00E934C6" w:rsidRPr="00E934C6" w:rsidRDefault="00E934C6" w:rsidP="00E934C6">
            <w:pPr>
              <w:spacing w:after="60"/>
            </w:pPr>
            <w:r w:rsidRPr="00E934C6">
              <w:t>自習室で利用できる</w:t>
            </w:r>
            <w:r w:rsidRPr="00E934C6">
              <w:t>ICT</w:t>
            </w:r>
            <w:r w:rsidRPr="00E934C6">
              <w:t>教材として、</w:t>
            </w:r>
            <w:r w:rsidRPr="00E934C6">
              <w:br/>
            </w:r>
            <w:r w:rsidRPr="00E934C6">
              <w:t>理科・社会のインプット教材「</w:t>
            </w:r>
            <w:r w:rsidRPr="00E934C6">
              <w:t>e</w:t>
            </w:r>
            <w:r w:rsidRPr="00E934C6">
              <w:t>トレ」を導入する。</w:t>
            </w:r>
          </w:p>
          <w:p w14:paraId="35B7AA04" w14:textId="77777777" w:rsidR="00E934C6" w:rsidRPr="00E934C6" w:rsidRDefault="00E934C6" w:rsidP="00E934C6">
            <w:pPr>
              <w:spacing w:after="60"/>
            </w:pPr>
            <w:r w:rsidRPr="00E934C6">
              <w:t>これは紙中心の学習ではフォローしづらかった</w:t>
            </w:r>
            <w:r w:rsidRPr="00E934C6">
              <w:br/>
            </w:r>
            <w:r w:rsidRPr="00E934C6">
              <w:t>基礎の定着・繰り返し演習に非常に適しており、</w:t>
            </w:r>
            <w:r w:rsidRPr="00E934C6">
              <w:br/>
            </w:r>
            <w:r w:rsidRPr="00E934C6">
              <w:t>生徒の理解度に応じて問題を段階的に出題できる点が強みである。</w:t>
            </w:r>
          </w:p>
          <w:p w14:paraId="62022E8C" w14:textId="77777777" w:rsidR="00E934C6" w:rsidRPr="00E934C6" w:rsidRDefault="00E934C6" w:rsidP="00E934C6">
            <w:pPr>
              <w:spacing w:after="60"/>
            </w:pPr>
            <w:r w:rsidRPr="00E934C6">
              <w:t>講師が学習履歴を確認できるため、</w:t>
            </w:r>
            <w:r w:rsidRPr="00E934C6">
              <w:br/>
            </w:r>
            <w:r w:rsidRPr="00E934C6">
              <w:t>苦手単元の把握や個別フォローが容易になり、</w:t>
            </w:r>
            <w:r w:rsidRPr="00E934C6">
              <w:br/>
            </w:r>
            <w:r w:rsidRPr="00E934C6">
              <w:t>学習効率の向上に直結する。</w:t>
            </w:r>
          </w:p>
          <w:p w14:paraId="08C09B90" w14:textId="129075B5" w:rsidR="00E934C6" w:rsidRPr="00E934C6" w:rsidRDefault="00E934C6" w:rsidP="00E934C6">
            <w:pPr>
              <w:spacing w:after="60"/>
            </w:pPr>
          </w:p>
          <w:p w14:paraId="601C8999" w14:textId="77777777" w:rsidR="00E934C6" w:rsidRPr="00E934C6" w:rsidRDefault="00E934C6" w:rsidP="00E934C6">
            <w:pPr>
              <w:spacing w:after="60"/>
              <w:rPr>
                <w:b/>
                <w:bCs/>
              </w:rPr>
            </w:pPr>
            <w:r w:rsidRPr="00E934C6">
              <w:rPr>
                <w:b/>
                <w:bCs/>
              </w:rPr>
              <w:t xml:space="preserve">4. </w:t>
            </w:r>
            <w:r w:rsidRPr="00E934C6">
              <w:rPr>
                <w:b/>
                <w:bCs/>
              </w:rPr>
              <w:t>英検ライティング・スピーキング模擬トレーニングの強化</w:t>
            </w:r>
          </w:p>
          <w:p w14:paraId="41D7ABD1" w14:textId="77777777" w:rsidR="00E934C6" w:rsidRPr="00E934C6" w:rsidRDefault="00E934C6" w:rsidP="00E934C6">
            <w:pPr>
              <w:spacing w:after="60"/>
            </w:pPr>
            <w:r w:rsidRPr="00E934C6">
              <w:t>改装後の静かな環境を活かして、</w:t>
            </w:r>
            <w:r w:rsidRPr="00E934C6">
              <w:br/>
            </w:r>
            <w:r w:rsidRPr="00E934C6">
              <w:t>英検ライティング（タイピング形式）・スピーキング（録音形式）の</w:t>
            </w:r>
            <w:r w:rsidRPr="00E934C6">
              <w:br/>
            </w:r>
            <w:r w:rsidRPr="00E934C6">
              <w:t>模擬トレーニングを定期的に実施する。</w:t>
            </w:r>
          </w:p>
          <w:p w14:paraId="09E746B9" w14:textId="77777777" w:rsidR="00E934C6" w:rsidRPr="00E934C6" w:rsidRDefault="00E934C6" w:rsidP="00E934C6">
            <w:pPr>
              <w:spacing w:after="60"/>
            </w:pPr>
            <w:r w:rsidRPr="00E934C6">
              <w:t>特に英検準</w:t>
            </w:r>
            <w:r w:rsidRPr="00E934C6">
              <w:t>2</w:t>
            </w:r>
            <w:r w:rsidRPr="00E934C6">
              <w:t>級・</w:t>
            </w:r>
            <w:r w:rsidRPr="00E934C6">
              <w:t>2</w:t>
            </w:r>
            <w:r w:rsidRPr="00E934C6">
              <w:t>級の合否を左右する「ライティング対策」において、</w:t>
            </w:r>
            <w:r w:rsidRPr="00E934C6">
              <w:br/>
              <w:t>PC</w:t>
            </w:r>
            <w:r w:rsidRPr="00E934C6">
              <w:t>操作環境に慣れることは非常に重要である。</w:t>
            </w:r>
            <w:r w:rsidRPr="00E934C6">
              <w:br/>
            </w:r>
            <w:r w:rsidRPr="00E934C6">
              <w:t>本事業により、受験本番を想定した練習が可能になる。</w:t>
            </w:r>
          </w:p>
          <w:p w14:paraId="0890D9DD" w14:textId="4B005175" w:rsidR="00E934C6" w:rsidRPr="00E934C6" w:rsidRDefault="00E934C6" w:rsidP="00E934C6">
            <w:pPr>
              <w:spacing w:after="60"/>
            </w:pPr>
          </w:p>
          <w:p w14:paraId="38029EAB" w14:textId="77777777" w:rsidR="00E934C6" w:rsidRPr="00E934C6" w:rsidRDefault="00E934C6" w:rsidP="00E934C6">
            <w:pPr>
              <w:spacing w:after="60"/>
              <w:rPr>
                <w:b/>
                <w:bCs/>
              </w:rPr>
            </w:pPr>
            <w:r w:rsidRPr="00E934C6">
              <w:rPr>
                <w:b/>
                <w:bCs/>
              </w:rPr>
              <w:t xml:space="preserve">5. </w:t>
            </w:r>
            <w:r w:rsidRPr="00E934C6">
              <w:rPr>
                <w:b/>
                <w:bCs/>
              </w:rPr>
              <w:t>自習室・改装環境を活かした英検受験率の拡大</w:t>
            </w:r>
          </w:p>
          <w:p w14:paraId="578DE67A" w14:textId="77777777" w:rsidR="00E934C6" w:rsidRPr="00E934C6" w:rsidRDefault="00E934C6" w:rsidP="00E934C6">
            <w:pPr>
              <w:spacing w:after="60"/>
            </w:pPr>
            <w:r w:rsidRPr="00E934C6">
              <w:t>整備後は、</w:t>
            </w:r>
            <w:r w:rsidRPr="00E934C6">
              <w:br/>
            </w:r>
            <w:r w:rsidRPr="00E934C6">
              <w:lastRenderedPageBreak/>
              <w:t>「英検対策と日常学習が両立できる教室」としての価値が高まるため、</w:t>
            </w:r>
            <w:r w:rsidRPr="00E934C6">
              <w:br/>
            </w:r>
            <w:r w:rsidRPr="00E934C6">
              <w:t>英検受験率を現行比</w:t>
            </w:r>
            <w:r w:rsidRPr="00E934C6">
              <w:t>20</w:t>
            </w:r>
            <w:r w:rsidRPr="00E934C6">
              <w:t>％以上増加させ、</w:t>
            </w:r>
            <w:r w:rsidRPr="00E934C6">
              <w:br/>
            </w:r>
            <w:r w:rsidRPr="00E934C6">
              <w:t>自習室利用率は</w:t>
            </w:r>
            <w:r w:rsidRPr="00E934C6">
              <w:t>25</w:t>
            </w:r>
            <w:r w:rsidRPr="00E934C6">
              <w:t>％増加させる計画である。</w:t>
            </w:r>
          </w:p>
          <w:p w14:paraId="79CFC6C9" w14:textId="77777777" w:rsidR="00E934C6" w:rsidRPr="00E934C6" w:rsidRDefault="00E934C6" w:rsidP="00E934C6">
            <w:pPr>
              <w:spacing w:after="60"/>
            </w:pPr>
            <w:r w:rsidRPr="00E934C6">
              <w:t>教室全体の稼働率が上がり、</w:t>
            </w:r>
            <w:r w:rsidRPr="00E934C6">
              <w:br/>
            </w:r>
            <w:r w:rsidRPr="00E934C6">
              <w:t>学習成果の向上（定期テスト＋</w:t>
            </w:r>
            <w:r w:rsidRPr="00E934C6">
              <w:t>5</w:t>
            </w:r>
            <w:r w:rsidRPr="00E934C6">
              <w:t>点）と継続通塾率向上につながる。</w:t>
            </w:r>
          </w:p>
          <w:p w14:paraId="6CC49D09" w14:textId="39DD062A" w:rsidR="000A3718" w:rsidRPr="00E934C6" w:rsidRDefault="000A3718">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377AC20A" w14:textId="77777777" w:rsidTr="00063060">
              <w:trPr>
                <w:trHeight w:val="285"/>
              </w:trPr>
              <w:tc>
                <w:tcPr>
                  <w:tcW w:w="1302" w:type="dxa"/>
                </w:tcPr>
                <w:p w14:paraId="5446761A" w14:textId="77777777" w:rsidR="00A608DE" w:rsidRPr="00A608DE" w:rsidRDefault="00A608DE" w:rsidP="00C20A0E">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2E2DB869" w14:textId="77777777" w:rsidR="00A608DE" w:rsidRPr="00A608DE" w:rsidRDefault="00A608DE" w:rsidP="00C20A0E">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2B085C61"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7ACCAC9B"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1906BF6E"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2EAA206"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6E568975"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8E44013"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190ED08D" w14:textId="77777777" w:rsidTr="00063060">
              <w:tc>
                <w:tcPr>
                  <w:tcW w:w="1302" w:type="dxa"/>
                </w:tcPr>
                <w:p w14:paraId="7B72C8C1" w14:textId="79A8D6D7" w:rsidR="00EE4C0B" w:rsidRPr="00EE4C0B" w:rsidRDefault="00EC618F" w:rsidP="00C20A0E">
                  <w:pPr>
                    <w:framePr w:hSpace="170" w:wrap="around" w:vAnchor="text" w:hAnchor="text" w:y="1"/>
                    <w:suppressOverlap/>
                    <w:rPr>
                      <w:rFonts w:asciiTheme="majorHAnsi" w:eastAsiaTheme="majorHAnsi" w:hAnsiTheme="majorHAnsi"/>
                      <w:szCs w:val="21"/>
                    </w:rPr>
                  </w:pPr>
                  <w:r w:rsidRPr="00EC618F">
                    <w:rPr>
                      <w:rFonts w:asciiTheme="majorHAnsi" w:eastAsiaTheme="majorHAnsi" w:hAnsiTheme="majorHAnsi"/>
                      <w:szCs w:val="21"/>
                    </w:rPr>
                    <w:t xml:space="preserve">西馬込教室 </w:t>
                  </w:r>
                  <w:r w:rsidR="00EE4C0B">
                    <w:rPr>
                      <w:rFonts w:asciiTheme="majorHAnsi" w:eastAsiaTheme="majorHAnsi" w:hAnsiTheme="majorHAnsi" w:hint="eastAsia"/>
                      <w:szCs w:val="21"/>
                    </w:rPr>
                    <w:t>改修費</w:t>
                  </w:r>
                </w:p>
              </w:tc>
              <w:tc>
                <w:tcPr>
                  <w:tcW w:w="709" w:type="dxa"/>
                </w:tcPr>
                <w:p w14:paraId="003F89E3" w14:textId="77777777" w:rsidR="00A608DE" w:rsidRDefault="00EC618F" w:rsidP="00C20A0E">
                  <w:pPr>
                    <w:framePr w:hSpace="170" w:wrap="around" w:vAnchor="text" w:hAnchor="text" w:y="1"/>
                    <w:suppressOverlap/>
                    <w:rPr>
                      <w:ins w:id="1" w:author="Nana Yamakawa" w:date="2025-11-18T10:28:00Z" w16du:dateUtc="2025-11-18T01:28:00Z"/>
                      <w:rFonts w:asciiTheme="majorHAnsi" w:eastAsiaTheme="majorHAnsi" w:hAnsiTheme="majorHAnsi"/>
                      <w:szCs w:val="21"/>
                    </w:rPr>
                  </w:pPr>
                  <w:r>
                    <w:rPr>
                      <w:rFonts w:asciiTheme="majorHAnsi" w:eastAsiaTheme="majorHAnsi" w:hAnsiTheme="majorHAnsi" w:hint="eastAsia"/>
                      <w:szCs w:val="21"/>
                    </w:rPr>
                    <w:t>1</w:t>
                  </w:r>
                  <w:r w:rsidR="007A5F10">
                    <w:rPr>
                      <w:rFonts w:asciiTheme="majorHAnsi" w:eastAsiaTheme="majorHAnsi" w:hAnsiTheme="majorHAnsi" w:hint="eastAsia"/>
                      <w:szCs w:val="21"/>
                    </w:rPr>
                    <w:t>式</w:t>
                  </w:r>
                </w:p>
                <w:p w14:paraId="7D8C8D1E" w14:textId="6AB150D9" w:rsidR="00EE4C0B" w:rsidRPr="00A608DE" w:rsidRDefault="00EE4C0B" w:rsidP="00C20A0E">
                  <w:pPr>
                    <w:framePr w:hSpace="170" w:wrap="around" w:vAnchor="text" w:hAnchor="text" w:y="1"/>
                    <w:suppressOverlap/>
                    <w:rPr>
                      <w:rFonts w:asciiTheme="majorHAnsi" w:eastAsiaTheme="majorHAnsi" w:hAnsiTheme="majorHAnsi"/>
                      <w:szCs w:val="21"/>
                    </w:rPr>
                  </w:pPr>
                </w:p>
              </w:tc>
              <w:tc>
                <w:tcPr>
                  <w:tcW w:w="1134" w:type="dxa"/>
                </w:tcPr>
                <w:p w14:paraId="140EC597" w14:textId="6CCE7302" w:rsidR="00A608DE" w:rsidRPr="00A608DE" w:rsidRDefault="007A5F10" w:rsidP="00C20A0E">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1,600,000</w:t>
                  </w:r>
                </w:p>
              </w:tc>
              <w:tc>
                <w:tcPr>
                  <w:tcW w:w="1134" w:type="dxa"/>
                </w:tcPr>
                <w:p w14:paraId="15BEF7EB" w14:textId="12D67514" w:rsidR="00A608DE" w:rsidRPr="00A608DE" w:rsidRDefault="007A5F10" w:rsidP="00C20A0E">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1,760,000</w:t>
                  </w:r>
                </w:p>
              </w:tc>
              <w:tc>
                <w:tcPr>
                  <w:tcW w:w="3386" w:type="dxa"/>
                </w:tcPr>
                <w:p w14:paraId="6D4849C3" w14:textId="37A6B2B3" w:rsidR="00EE4C0B" w:rsidRPr="00EE4C0B" w:rsidRDefault="00EE4C0B" w:rsidP="00C20A0E">
                  <w:pPr>
                    <w:framePr w:hSpace="170" w:wrap="around" w:vAnchor="text" w:hAnchor="text" w:y="1"/>
                    <w:suppressOverlap/>
                    <w:jc w:val="left"/>
                    <w:rPr>
                      <w:ins w:id="2" w:author="Nana Yamakawa" w:date="2025-11-18T10:28:00Z" w16du:dateUtc="2025-11-18T01:28:00Z"/>
                      <w:rFonts w:asciiTheme="majorHAnsi" w:eastAsiaTheme="majorHAnsi" w:hAnsiTheme="majorHAnsi"/>
                      <w:szCs w:val="21"/>
                    </w:rPr>
                  </w:pPr>
                  <w:ins w:id="3" w:author="Nana Yamakawa" w:date="2025-11-18T10:28:00Z" w16du:dateUtc="2025-11-18T01:28:00Z">
                    <w:r w:rsidRPr="00EE4C0B">
                      <w:rPr>
                        <w:rFonts w:asciiTheme="majorHAnsi" w:eastAsiaTheme="majorHAnsi" w:hAnsiTheme="majorHAnsi"/>
                        <w:szCs w:val="21"/>
                      </w:rPr>
                      <w:t>本教室を英検準会場として継続的に運営し、英検CBTに準じた学習環境を提供するため、</w:t>
                    </w:r>
                    <w:r w:rsidRPr="00EE4C0B">
                      <w:rPr>
                        <w:rFonts w:asciiTheme="majorHAnsi" w:eastAsiaTheme="majorHAnsi" w:hAnsiTheme="majorHAnsi"/>
                        <w:szCs w:val="21"/>
                      </w:rPr>
                      <w:br/>
                      <w:t>防音・吸音施工、照明・空調調整、自習ブース設置、教材棚更新を行う。</w:t>
                    </w:r>
                    <w:r w:rsidRPr="00EE4C0B">
                      <w:rPr>
                        <w:rFonts w:asciiTheme="majorHAnsi" w:eastAsiaTheme="majorHAnsi" w:hAnsiTheme="majorHAnsi"/>
                        <w:szCs w:val="21"/>
                      </w:rPr>
                      <w:br/>
                      <w:t>また、生徒の安全管理と試験運営上の信頼性向上のため、防犯カメラを設置し、</w:t>
                    </w:r>
                    <w:r w:rsidRPr="00EE4C0B">
                      <w:rPr>
                        <w:rFonts w:asciiTheme="majorHAnsi" w:eastAsiaTheme="majorHAnsi" w:hAnsiTheme="majorHAnsi"/>
                        <w:szCs w:val="21"/>
                      </w:rPr>
                      <w:br/>
                      <w:t>安心して学習できる環境を整備する。</w:t>
                    </w:r>
                    <w:r w:rsidRPr="00EE4C0B">
                      <w:rPr>
                        <w:rFonts w:asciiTheme="majorHAnsi" w:eastAsiaTheme="majorHAnsi" w:hAnsiTheme="majorHAnsi"/>
                        <w:szCs w:val="21"/>
                      </w:rPr>
                      <w:br/>
                      <w:t>これらの設備導入により、資格対策・自習支援の機能を強化し、</w:t>
                    </w:r>
                    <w:r w:rsidRPr="00EE4C0B">
                      <w:rPr>
                        <w:rFonts w:asciiTheme="majorHAnsi" w:eastAsiaTheme="majorHAnsi" w:hAnsiTheme="majorHAnsi"/>
                        <w:szCs w:val="21"/>
                      </w:rPr>
                      <w:br/>
                      <w:t>学習効率の向上および受験者数の拡大を図ることを目的とする。</w:t>
                    </w:r>
                  </w:ins>
                </w:p>
                <w:p w14:paraId="6C83CB47" w14:textId="14326B3A" w:rsidR="007A5F10" w:rsidRPr="007A5F10" w:rsidRDefault="007A5F10"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防音パネル・吸音施工</w:t>
                  </w:r>
                </w:p>
                <w:p w14:paraId="171A5463" w14:textId="3F42CB60" w:rsidR="007A5F10" w:rsidRPr="007A5F10" w:rsidRDefault="007A5F10"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LED照明・空調調整</w:t>
                  </w:r>
                </w:p>
                <w:p w14:paraId="68241B86" w14:textId="7BF1C604" w:rsidR="007A5F10" w:rsidRPr="007A5F10" w:rsidRDefault="007A5F10"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自習室ブース（机・椅子・照明・パーテーション）</w:t>
                  </w:r>
                </w:p>
                <w:p w14:paraId="4C40E169" w14:textId="3209B9D9" w:rsidR="007A5F10" w:rsidRPr="007A5F10" w:rsidRDefault="007A5F10"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教材棚・ホワイトボード</w:t>
                  </w:r>
                </w:p>
                <w:p w14:paraId="70144B0A" w14:textId="5B124EA3" w:rsidR="007A5F10" w:rsidRPr="007A5F10" w:rsidRDefault="007A5F10"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b/>
                      <w:bCs/>
                      <w:szCs w:val="21"/>
                    </w:rPr>
                    <w:t>防犯カメラ・録画機器（セキュリティ強化）</w:t>
                  </w:r>
                </w:p>
                <w:p w14:paraId="6D21CAD7" w14:textId="77777777" w:rsidR="007A5F10" w:rsidRPr="007A5F10" w:rsidRDefault="007A5F10" w:rsidP="00322B26">
                  <w:pPr>
                    <w:pStyle w:val="a9"/>
                    <w:framePr w:hSpace="170" w:wrap="around" w:vAnchor="text" w:hAnchor="text" w:y="1"/>
                    <w:numPr>
                      <w:ilvl w:val="0"/>
                      <w:numId w:val="60"/>
                    </w:numPr>
                    <w:suppressOverlap/>
                    <w:jc w:val="left"/>
                    <w:rPr>
                      <w:del w:id="4" w:author="Nana Yamakawa" w:date="2025-11-18T10:28:00Z" w16du:dateUtc="2025-11-18T01:28:00Z"/>
                      <w:rFonts w:asciiTheme="majorHAnsi" w:eastAsiaTheme="majorHAnsi" w:hAnsiTheme="majorHAnsi"/>
                      <w:szCs w:val="21"/>
                    </w:rPr>
                  </w:pPr>
                  <w:r w:rsidRPr="007A5F10">
                    <w:rPr>
                      <w:rFonts w:asciiTheme="majorHAnsi" w:eastAsiaTheme="majorHAnsi" w:hAnsiTheme="majorHAnsi"/>
                      <w:szCs w:val="21"/>
                    </w:rPr>
                    <w:t>設置・施工関連費</w:t>
                  </w:r>
                </w:p>
                <w:p w14:paraId="5A399F7A" w14:textId="446F9750" w:rsidR="00A608DE" w:rsidRPr="00EE4C0B" w:rsidRDefault="00A608DE" w:rsidP="00C20A0E">
                  <w:pPr>
                    <w:pStyle w:val="a9"/>
                    <w:framePr w:hSpace="170" w:wrap="around" w:vAnchor="text" w:hAnchor="text" w:y="1"/>
                    <w:numPr>
                      <w:ilvl w:val="0"/>
                      <w:numId w:val="60"/>
                    </w:numPr>
                    <w:suppressOverlap/>
                    <w:jc w:val="left"/>
                    <w:rPr>
                      <w:rFonts w:asciiTheme="majorHAnsi" w:eastAsiaTheme="majorHAnsi" w:hAnsiTheme="majorHAnsi"/>
                      <w:szCs w:val="21"/>
                    </w:rPr>
                    <w:pPrChange w:id="5" w:author="Nana Yamakawa" w:date="2025-11-18T10:28:00Z" w16du:dateUtc="2025-11-18T01:28:00Z">
                      <w:pPr>
                        <w:framePr w:hSpace="170" w:wrap="around" w:vAnchor="text" w:hAnchor="text" w:y="1"/>
                        <w:suppressOverlap/>
                        <w:jc w:val="left"/>
                      </w:pPr>
                    </w:pPrChange>
                  </w:pPr>
                </w:p>
              </w:tc>
              <w:tc>
                <w:tcPr>
                  <w:tcW w:w="1148" w:type="dxa"/>
                </w:tcPr>
                <w:p w14:paraId="6FA7F27E" w14:textId="7C26ADB9" w:rsidR="00A608DE" w:rsidRPr="00A608DE" w:rsidRDefault="007A5F10" w:rsidP="00C20A0E">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令和8年2月</w:t>
                  </w:r>
                </w:p>
              </w:tc>
            </w:tr>
            <w:tr w:rsidR="00A608DE" w:rsidRPr="00A608DE" w14:paraId="0959BC9E" w14:textId="77777777" w:rsidTr="00063060">
              <w:tc>
                <w:tcPr>
                  <w:tcW w:w="1302" w:type="dxa"/>
                </w:tcPr>
                <w:p w14:paraId="3D39E2EB"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709" w:type="dxa"/>
                </w:tcPr>
                <w:p w14:paraId="70C32EE1"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1134" w:type="dxa"/>
                </w:tcPr>
                <w:p w14:paraId="0AEA61F5"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1134" w:type="dxa"/>
                </w:tcPr>
                <w:p w14:paraId="5CBC9CFD"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3386" w:type="dxa"/>
                </w:tcPr>
                <w:p w14:paraId="4ADF7D76" w14:textId="77777777" w:rsidR="00A608DE" w:rsidRPr="00A608DE" w:rsidRDefault="00A608DE" w:rsidP="00C20A0E">
                  <w:pPr>
                    <w:framePr w:hSpace="170" w:wrap="around" w:vAnchor="text" w:hAnchor="text" w:y="1"/>
                    <w:suppressOverlap/>
                    <w:jc w:val="left"/>
                    <w:rPr>
                      <w:rFonts w:asciiTheme="majorHAnsi" w:eastAsiaTheme="majorHAnsi" w:hAnsiTheme="majorHAnsi"/>
                      <w:szCs w:val="21"/>
                    </w:rPr>
                  </w:pPr>
                </w:p>
              </w:tc>
              <w:tc>
                <w:tcPr>
                  <w:tcW w:w="1148" w:type="dxa"/>
                </w:tcPr>
                <w:p w14:paraId="7ADCF2C0" w14:textId="77777777" w:rsidR="00A608DE" w:rsidRPr="00A608DE" w:rsidRDefault="00A608DE" w:rsidP="00C20A0E">
                  <w:pPr>
                    <w:framePr w:hSpace="170" w:wrap="around" w:vAnchor="text" w:hAnchor="text" w:y="1"/>
                    <w:ind w:leftChars="-47" w:hangingChars="47" w:hanging="99"/>
                    <w:suppressOverlap/>
                    <w:jc w:val="right"/>
                    <w:rPr>
                      <w:rFonts w:asciiTheme="majorHAnsi" w:eastAsiaTheme="majorHAnsi" w:hAnsiTheme="majorHAnsi"/>
                      <w:szCs w:val="21"/>
                    </w:rPr>
                  </w:pPr>
                </w:p>
              </w:tc>
            </w:tr>
            <w:tr w:rsidR="00A608DE" w:rsidRPr="00A608DE" w14:paraId="3836FD28" w14:textId="77777777" w:rsidTr="00063060">
              <w:tc>
                <w:tcPr>
                  <w:tcW w:w="1302" w:type="dxa"/>
                </w:tcPr>
                <w:p w14:paraId="766DB1ED"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709" w:type="dxa"/>
                </w:tcPr>
                <w:p w14:paraId="694FC097"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1134" w:type="dxa"/>
                </w:tcPr>
                <w:p w14:paraId="339C457C"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1134" w:type="dxa"/>
                </w:tcPr>
                <w:p w14:paraId="0D227DB7"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3386" w:type="dxa"/>
                </w:tcPr>
                <w:p w14:paraId="7F3D9CE2" w14:textId="77777777" w:rsidR="00A608DE" w:rsidRPr="00A608DE" w:rsidRDefault="00A608DE" w:rsidP="00C20A0E">
                  <w:pPr>
                    <w:framePr w:hSpace="170" w:wrap="around" w:vAnchor="text" w:hAnchor="text" w:y="1"/>
                    <w:suppressOverlap/>
                    <w:jc w:val="left"/>
                    <w:rPr>
                      <w:rFonts w:asciiTheme="majorHAnsi" w:eastAsiaTheme="majorHAnsi" w:hAnsiTheme="majorHAnsi"/>
                      <w:szCs w:val="21"/>
                    </w:rPr>
                  </w:pPr>
                </w:p>
              </w:tc>
              <w:tc>
                <w:tcPr>
                  <w:tcW w:w="1148" w:type="dxa"/>
                </w:tcPr>
                <w:p w14:paraId="79B88E46" w14:textId="77777777" w:rsidR="00A608DE" w:rsidRPr="00A608DE" w:rsidRDefault="00A608DE" w:rsidP="00C20A0E">
                  <w:pPr>
                    <w:framePr w:hSpace="170" w:wrap="around" w:vAnchor="text" w:hAnchor="text" w:y="1"/>
                    <w:ind w:leftChars="-47" w:hangingChars="47" w:hanging="99"/>
                    <w:suppressOverlap/>
                    <w:jc w:val="right"/>
                    <w:rPr>
                      <w:rFonts w:asciiTheme="majorHAnsi" w:eastAsiaTheme="majorHAnsi" w:hAnsiTheme="majorHAnsi"/>
                      <w:szCs w:val="21"/>
                    </w:rPr>
                  </w:pPr>
                </w:p>
              </w:tc>
            </w:tr>
          </w:tbl>
          <w:p w14:paraId="4215AACE" w14:textId="77777777" w:rsidR="00A608DE" w:rsidRDefault="00A608DE">
            <w:pPr>
              <w:spacing w:after="60"/>
            </w:pPr>
          </w:p>
          <w:p w14:paraId="3ECA103B" w14:textId="0E2CB791" w:rsidR="00A608DE" w:rsidRDefault="00A608DE">
            <w:pPr>
              <w:spacing w:after="60"/>
            </w:pPr>
          </w:p>
        </w:tc>
      </w:tr>
    </w:tbl>
    <w:p w14:paraId="3ECA103D" w14:textId="77777777" w:rsidR="000A3718" w:rsidRDefault="000A3718"/>
    <w:p w14:paraId="3ECA103E" w14:textId="77777777" w:rsidR="000A3718" w:rsidRDefault="00BE7DC3">
      <w:pPr>
        <w:pStyle w:val="caseheading4second"/>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0" w14:textId="77777777">
        <w:trPr>
          <w:trHeight w:val="567"/>
        </w:trPr>
        <w:tc>
          <w:tcPr>
            <w:tcW w:w="10456" w:type="dxa"/>
            <w:vAlign w:val="center"/>
          </w:tcPr>
          <w:p w14:paraId="3ECA103F" w14:textId="27E10FFC" w:rsidR="000A3718" w:rsidRDefault="007A7EC3">
            <w:pPr>
              <w:spacing w:after="0"/>
            </w:pPr>
            <w:r w:rsidRPr="007A7EC3">
              <w:t>浜松サロンへの教育導入</w:t>
            </w:r>
          </w:p>
        </w:tc>
      </w:tr>
    </w:tbl>
    <w:p w14:paraId="3ECA1041"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7" w14:textId="77777777">
        <w:trPr>
          <w:trHeight w:val="18"/>
        </w:trPr>
        <w:tc>
          <w:tcPr>
            <w:tcW w:w="10456" w:type="dxa"/>
          </w:tcPr>
          <w:p w14:paraId="23563850" w14:textId="77777777" w:rsidR="007A7EC3" w:rsidRPr="007A7EC3" w:rsidRDefault="007A7EC3" w:rsidP="007A7EC3">
            <w:pPr>
              <w:spacing w:after="60"/>
              <w:rPr>
                <w:del w:id="6" w:author="Nana Yamakawa" w:date="2025-11-18T10:28:00Z" w16du:dateUtc="2025-11-18T01:28:00Z"/>
              </w:rPr>
            </w:pPr>
            <w:del w:id="7" w:author="Nana Yamakawa" w:date="2025-11-18T10:28:00Z" w16du:dateUtc="2025-11-18T01:28:00Z">
              <w:r w:rsidRPr="007A7EC3">
                <w:delText xml:space="preserve">  </w:delText>
              </w:r>
            </w:del>
            <w:ins w:id="8" w:author="Nana Yamakawa" w:date="2025-11-18T10:28:00Z" w16du:dateUtc="2025-11-18T01:28:00Z">
              <w:r w:rsidR="009C0BF0" w:rsidRPr="009C0BF0">
                <w:t>本取組では、浜松市内の</w:t>
              </w:r>
            </w:ins>
            <w:r w:rsidR="009C0BF0" w:rsidRPr="009C0BF0">
              <w:t>自社サロン「</w:t>
            </w:r>
            <w:r w:rsidR="009C0BF0" w:rsidRPr="009C0BF0">
              <w:t>La Pace</w:t>
            </w:r>
            <w:r w:rsidR="009C0BF0" w:rsidRPr="009C0BF0">
              <w:t>」内に</w:t>
            </w:r>
            <w:del w:id="9" w:author="Nana Yamakawa" w:date="2025-11-18T10:28:00Z" w16du:dateUtc="2025-11-18T01:28:00Z">
              <w:r w:rsidRPr="007A7EC3">
                <w:delText>英検講習</w:delText>
              </w:r>
            </w:del>
            <w:ins w:id="10" w:author="Nana Yamakawa" w:date="2025-11-18T10:28:00Z" w16du:dateUtc="2025-11-18T01:28:00Z">
              <w:r w:rsidR="009C0BF0" w:rsidRPr="009C0BF0">
                <w:t>新規教育</w:t>
              </w:r>
            </w:ins>
            <w:r w:rsidR="009C0BF0" w:rsidRPr="009C0BF0">
              <w:t>スペースを</w:t>
            </w:r>
            <w:del w:id="11" w:author="Nana Yamakawa" w:date="2025-11-18T10:28:00Z" w16du:dateUtc="2025-11-18T01:28:00Z">
              <w:r w:rsidRPr="007A7EC3">
                <w:delText>新設（机・照明・教材棚・吸音パネルなど設置）。</w:delText>
              </w:r>
            </w:del>
          </w:p>
          <w:p w14:paraId="3DBB211D" w14:textId="77777777" w:rsidR="007A7EC3" w:rsidRPr="007A7EC3" w:rsidRDefault="007A7EC3" w:rsidP="007A7EC3">
            <w:pPr>
              <w:spacing w:after="60"/>
              <w:rPr>
                <w:del w:id="12" w:author="Nana Yamakawa" w:date="2025-11-18T10:28:00Z" w16du:dateUtc="2025-11-18T01:28:00Z"/>
              </w:rPr>
            </w:pPr>
            <w:del w:id="13" w:author="Nana Yamakawa" w:date="2025-11-18T10:28:00Z" w16du:dateUtc="2025-11-18T01:28:00Z">
              <w:r w:rsidRPr="007A7EC3">
                <w:delText xml:space="preserve">  </w:delText>
              </w:r>
              <w:r w:rsidRPr="007A7EC3">
                <w:delText>美容サロン来店中の母親と、その子どもの英検講習を同時に行う「英検合格応援プラン（教育</w:delText>
              </w:r>
              <w:r w:rsidRPr="007A7EC3">
                <w:delText>×</w:delText>
              </w:r>
              <w:r w:rsidRPr="007A7EC3">
                <w:delText>美容パッケージ）」を提供。</w:delText>
              </w:r>
            </w:del>
          </w:p>
          <w:p w14:paraId="3E29CF5D" w14:textId="77777777" w:rsidR="007A7EC3" w:rsidRPr="007A7EC3" w:rsidRDefault="007A7EC3" w:rsidP="007A7EC3">
            <w:pPr>
              <w:spacing w:after="60"/>
              <w:rPr>
                <w:del w:id="14" w:author="Nana Yamakawa" w:date="2025-11-18T10:28:00Z" w16du:dateUtc="2025-11-18T01:28:00Z"/>
              </w:rPr>
            </w:pPr>
            <w:del w:id="15" w:author="Nana Yamakawa" w:date="2025-11-18T10:28:00Z" w16du:dateUtc="2025-11-18T01:28:00Z">
              <w:r w:rsidRPr="007A7EC3">
                <w:delText xml:space="preserve">  </w:delText>
              </w:r>
              <w:r w:rsidRPr="007A7EC3">
                <w:delText>既存顧客（母親層）と新規顧客（英検受講希望者）をクロス誘導</w:delText>
              </w:r>
            </w:del>
            <w:ins w:id="16" w:author="Nana Yamakawa" w:date="2025-11-18T10:28:00Z" w16du:dateUtc="2025-11-18T01:28:00Z">
              <w:r w:rsidR="009C0BF0" w:rsidRPr="009C0BF0">
                <w:t>開設</w:t>
              </w:r>
            </w:ins>
            <w:r w:rsidR="009C0BF0" w:rsidRPr="009C0BF0">
              <w:t>し、</w:t>
            </w:r>
            <w:del w:id="17" w:author="Nana Yamakawa" w:date="2025-11-18T10:28:00Z" w16du:dateUtc="2025-11-18T01:28:00Z">
              <w:r w:rsidRPr="007A7EC3">
                <w:delText>親子利用モデルを確立。</w:delText>
              </w:r>
            </w:del>
          </w:p>
          <w:p w14:paraId="1C6B9136" w14:textId="444F3062" w:rsidR="009C0BF0" w:rsidRDefault="007A7EC3" w:rsidP="009C0BF0">
            <w:pPr>
              <w:spacing w:after="60"/>
            </w:pPr>
            <w:del w:id="18" w:author="Nana Yamakawa" w:date="2025-11-18T10:28:00Z" w16du:dateUtc="2025-11-18T01:28:00Z">
              <w:r w:rsidRPr="007A7EC3">
                <w:delText xml:space="preserve">  </w:delText>
              </w:r>
            </w:del>
            <w:ins w:id="19" w:author="Nana Yamakawa" w:date="2025-11-18T10:28:00Z" w16du:dateUtc="2025-11-18T01:28:00Z">
              <w:r w:rsidR="009C0BF0" w:rsidRPr="009C0BF0">
                <w:br/>
              </w:r>
              <w:r w:rsidR="009C0BF0" w:rsidRPr="009C0BF0">
                <w:t>東京（西馬込教室）で実績を上げている英検指導ノウハウを</w:t>
              </w:r>
            </w:ins>
            <w:r w:rsidR="009C0BF0" w:rsidRPr="009C0BF0">
              <w:t>地域</w:t>
            </w:r>
            <w:del w:id="20" w:author="Nana Yamakawa" w:date="2025-11-18T10:28:00Z" w16du:dateUtc="2025-11-18T01:28:00Z">
              <w:r w:rsidRPr="007A7EC3">
                <w:delText>の教育</w:delText>
              </w:r>
            </w:del>
            <w:ins w:id="21" w:author="Nana Yamakawa" w:date="2025-11-18T10:28:00Z" w16du:dateUtc="2025-11-18T01:28:00Z">
              <w:r w:rsidR="009C0BF0" w:rsidRPr="009C0BF0">
                <w:t>に展開する。</w:t>
              </w:r>
              <w:r w:rsidR="009C0BF0" w:rsidRPr="009C0BF0">
                <w:br/>
              </w:r>
              <w:r w:rsidR="009C0BF0" w:rsidRPr="009C0BF0">
                <w:t>学習</w:t>
              </w:r>
            </w:ins>
            <w:r w:rsidR="009C0BF0" w:rsidRPr="009C0BF0">
              <w:t>機会</w:t>
            </w:r>
            <w:del w:id="22" w:author="Nana Yamakawa" w:date="2025-11-18T10:28:00Z" w16du:dateUtc="2025-11-18T01:28:00Z">
              <w:r w:rsidRPr="007A7EC3">
                <w:delText>拡大と、親子</w:delText>
              </w:r>
            </w:del>
            <w:r w:rsidR="009C0BF0" w:rsidRPr="009C0BF0">
              <w:t>が</w:t>
            </w:r>
            <w:del w:id="23" w:author="Nana Yamakawa" w:date="2025-11-18T10:28:00Z" w16du:dateUtc="2025-11-18T01:28:00Z">
              <w:r w:rsidRPr="007A7EC3">
                <w:delText>安心して通える複合型サービスの定着を図る</w:delText>
              </w:r>
            </w:del>
            <w:ins w:id="24" w:author="Nana Yamakawa" w:date="2025-11-18T10:28:00Z" w16du:dateUtc="2025-11-18T01:28:00Z">
              <w:r w:rsidR="009C0BF0" w:rsidRPr="009C0BF0">
                <w:t>限られている地域において、「小規模で集中しやすい学習拠点」を整備し、</w:t>
              </w:r>
              <w:r w:rsidR="009C0BF0" w:rsidRPr="009C0BF0">
                <w:br/>
              </w:r>
              <w:r w:rsidR="009C0BF0" w:rsidRPr="009C0BF0">
                <w:t>英検受験希望者の増加に対応する</w:t>
              </w:r>
            </w:ins>
            <w:r w:rsidR="009C0BF0" w:rsidRPr="009C0BF0">
              <w:t>。</w:t>
            </w:r>
          </w:p>
          <w:p w14:paraId="102BFAAB" w14:textId="77777777" w:rsidR="001C20B1" w:rsidRPr="009C0BF0" w:rsidRDefault="001C20B1" w:rsidP="009C0BF0">
            <w:pPr>
              <w:spacing w:after="60"/>
              <w:rPr>
                <w:ins w:id="25" w:author="Nana Yamakawa" w:date="2025-11-18T10:28:00Z" w16du:dateUtc="2025-11-18T01:28:00Z"/>
              </w:rPr>
            </w:pPr>
          </w:p>
          <w:p w14:paraId="65AE765E" w14:textId="161DE01A" w:rsidR="009C0BF0" w:rsidRPr="009C0BF0" w:rsidRDefault="009C0BF0" w:rsidP="009C0BF0">
            <w:pPr>
              <w:numPr>
                <w:ilvl w:val="0"/>
                <w:numId w:val="64"/>
              </w:numPr>
              <w:spacing w:after="60"/>
              <w:rPr>
                <w:ins w:id="26" w:author="Nana Yamakawa" w:date="2025-11-18T10:28:00Z" w16du:dateUtc="2025-11-18T01:28:00Z"/>
              </w:rPr>
            </w:pPr>
            <w:ins w:id="27" w:author="Nana Yamakawa" w:date="2025-11-18T10:28:00Z" w16du:dateUtc="2025-11-18T01:28:00Z">
              <w:r w:rsidRPr="009C0BF0">
                <w:rPr>
                  <w:b/>
                  <w:bCs/>
                </w:rPr>
                <w:t>学習空間の新設とレイアウト設計</w:t>
              </w:r>
              <w:r w:rsidRPr="009C0BF0">
                <w:br/>
              </w:r>
              <w:r w:rsidRPr="009C0BF0">
                <w:t xml:space="preserve">　サロン内の一角を教育スペースに改装し、</w:t>
              </w:r>
              <w:r w:rsidRPr="009C0BF0">
                <w:br/>
              </w:r>
              <w:r w:rsidRPr="009C0BF0">
                <w:t xml:space="preserve">　パーテーションや吸音材を設置することで静音性を高め</w:t>
              </w:r>
              <w:r w:rsidR="001C20B1">
                <w:rPr>
                  <w:rFonts w:hint="eastAsia"/>
                </w:rPr>
                <w:t>る。</w:t>
              </w:r>
              <w:r w:rsidRPr="009C0BF0">
                <w:br/>
              </w:r>
              <w:r w:rsidRPr="009C0BF0">
                <w:t xml:space="preserve">　机・椅子・照明を新設し、教材棚を配置することで教材管理の効率化を図る。</w:t>
              </w:r>
            </w:ins>
          </w:p>
          <w:p w14:paraId="70FFE55D" w14:textId="3603EE2D" w:rsidR="009C0BF0" w:rsidRPr="009C0BF0" w:rsidRDefault="009C0BF0" w:rsidP="009C0BF0">
            <w:pPr>
              <w:numPr>
                <w:ilvl w:val="0"/>
                <w:numId w:val="64"/>
              </w:numPr>
              <w:spacing w:after="60"/>
              <w:rPr>
                <w:ins w:id="28" w:author="Nana Yamakawa" w:date="2025-11-18T10:28:00Z" w16du:dateUtc="2025-11-18T01:28:00Z"/>
              </w:rPr>
            </w:pPr>
            <w:ins w:id="29" w:author="Nana Yamakawa" w:date="2025-11-18T10:28:00Z" w16du:dateUtc="2025-11-18T01:28:00Z">
              <w:r w:rsidRPr="009C0BF0">
                <w:rPr>
                  <w:b/>
                  <w:bCs/>
                </w:rPr>
                <w:t>教材・学習設備の整備</w:t>
              </w:r>
              <w:r w:rsidRPr="009C0BF0">
                <w:br/>
              </w:r>
              <w:r w:rsidRPr="009C0BF0">
                <w:t xml:space="preserve">　英検講習に必要な教材、学習補助具等を導入する。</w:t>
              </w:r>
              <w:r w:rsidRPr="009C0BF0">
                <w:br/>
              </w:r>
              <w:r w:rsidRPr="009C0BF0">
                <w:t xml:space="preserve">　小中学生がストレスなく受講できる高さの机・椅子を採用し、</w:t>
              </w:r>
              <w:r w:rsidRPr="009C0BF0">
                <w:br/>
              </w:r>
              <w:r w:rsidRPr="009C0BF0">
                <w:t xml:space="preserve">　受講時の姿勢維持と集中力を保てる環境を整える。</w:t>
              </w:r>
            </w:ins>
          </w:p>
          <w:p w14:paraId="240F0C3C" w14:textId="77777777" w:rsidR="009C0BF0" w:rsidRPr="009C0BF0" w:rsidRDefault="009C0BF0" w:rsidP="009C0BF0">
            <w:pPr>
              <w:numPr>
                <w:ilvl w:val="0"/>
                <w:numId w:val="64"/>
              </w:numPr>
              <w:spacing w:after="60"/>
              <w:rPr>
                <w:ins w:id="30" w:author="Nana Yamakawa" w:date="2025-11-18T10:28:00Z" w16du:dateUtc="2025-11-18T01:28:00Z"/>
              </w:rPr>
            </w:pPr>
            <w:ins w:id="31" w:author="Nana Yamakawa" w:date="2025-11-18T10:28:00Z" w16du:dateUtc="2025-11-18T01:28:00Z">
              <w:r w:rsidRPr="009C0BF0">
                <w:rPr>
                  <w:b/>
                  <w:bCs/>
                </w:rPr>
                <w:t>セキュリティ確保のための防犯カメラ導入</w:t>
              </w:r>
              <w:r w:rsidRPr="009C0BF0">
                <w:br/>
              </w:r>
              <w:r w:rsidRPr="009C0BF0">
                <w:t xml:space="preserve">　子どもが利用する学習スペースとして、安全性の確保は必須である。</w:t>
              </w:r>
              <w:r w:rsidRPr="009C0BF0">
                <w:br/>
              </w:r>
              <w:r w:rsidRPr="009C0BF0">
                <w:t xml:space="preserve">　入退出管理と安全性向上のため、小型防犯カメラを設置し、</w:t>
              </w:r>
              <w:r w:rsidRPr="009C0BF0">
                <w:br/>
              </w:r>
              <w:r w:rsidRPr="009C0BF0">
                <w:t xml:space="preserve">　安心して学べる拠点としての信頼性を高める。</w:t>
              </w:r>
            </w:ins>
          </w:p>
          <w:p w14:paraId="70551F8D" w14:textId="77777777" w:rsidR="009C0BF0" w:rsidRPr="009C0BF0" w:rsidRDefault="009C0BF0" w:rsidP="009C0BF0">
            <w:pPr>
              <w:numPr>
                <w:ilvl w:val="0"/>
                <w:numId w:val="64"/>
              </w:numPr>
              <w:spacing w:after="60"/>
              <w:rPr>
                <w:ins w:id="32" w:author="Nana Yamakawa" w:date="2025-11-18T10:28:00Z" w16du:dateUtc="2025-11-18T01:28:00Z"/>
              </w:rPr>
            </w:pPr>
            <w:ins w:id="33" w:author="Nana Yamakawa" w:date="2025-11-18T10:28:00Z" w16du:dateUtc="2025-11-18T01:28:00Z">
              <w:r w:rsidRPr="009C0BF0">
                <w:rPr>
                  <w:b/>
                  <w:bCs/>
                </w:rPr>
                <w:t>英検講習の開講と運営体制構築</w:t>
              </w:r>
              <w:r w:rsidRPr="009C0BF0">
                <w:br/>
              </w:r>
              <w:r w:rsidRPr="009C0BF0">
                <w:t xml:space="preserve">　東京の西馬込教室で構築した英検講習カリキュラム（</w:t>
              </w:r>
              <w:r w:rsidRPr="009C0BF0">
                <w:t>5</w:t>
              </w:r>
              <w:r w:rsidRPr="009C0BF0">
                <w:t>級〜</w:t>
              </w:r>
              <w:r w:rsidRPr="009C0BF0">
                <w:t>2</w:t>
              </w:r>
              <w:r w:rsidRPr="009C0BF0">
                <w:t>級）を浜松用に調整し、</w:t>
              </w:r>
              <w:r w:rsidRPr="009C0BF0">
                <w:br/>
              </w:r>
              <w:r w:rsidRPr="009C0BF0">
                <w:t xml:space="preserve">　週</w:t>
              </w:r>
              <w:r w:rsidRPr="009C0BF0">
                <w:t>1</w:t>
              </w:r>
              <w:r w:rsidRPr="009C0BF0">
                <w:t>〜</w:t>
              </w:r>
              <w:r w:rsidRPr="009C0BF0">
                <w:t>2</w:t>
              </w:r>
              <w:r w:rsidRPr="009C0BF0">
                <w:t>回の講座として開講する。</w:t>
              </w:r>
              <w:r w:rsidRPr="009C0BF0">
                <w:br/>
              </w:r>
              <w:r w:rsidRPr="009C0BF0">
                <w:t xml:space="preserve">　講師研修を行い、東京と同品質の指導を提供できる体制を整える。</w:t>
              </w:r>
            </w:ins>
          </w:p>
          <w:p w14:paraId="0CA8688D" w14:textId="77777777" w:rsidR="009C0BF0" w:rsidRPr="009C0BF0" w:rsidRDefault="009C0BF0" w:rsidP="009C0BF0">
            <w:pPr>
              <w:numPr>
                <w:ilvl w:val="0"/>
                <w:numId w:val="64"/>
              </w:numPr>
              <w:spacing w:after="60"/>
              <w:rPr>
                <w:ins w:id="34" w:author="Nana Yamakawa" w:date="2025-11-18T10:28:00Z" w16du:dateUtc="2025-11-18T01:28:00Z"/>
              </w:rPr>
            </w:pPr>
            <w:ins w:id="35" w:author="Nana Yamakawa" w:date="2025-11-18T10:28:00Z" w16du:dateUtc="2025-11-18T01:28:00Z">
              <w:r w:rsidRPr="009C0BF0">
                <w:rPr>
                  <w:b/>
                  <w:bCs/>
                </w:rPr>
                <w:t>東京拠点との連携による品質管理</w:t>
              </w:r>
              <w:r w:rsidRPr="009C0BF0">
                <w:br/>
              </w:r>
              <w:r w:rsidRPr="009C0BF0">
                <w:lastRenderedPageBreak/>
                <w:t xml:space="preserve">　学習状況・進捗管理・教材内容を東京拠点と共有し、</w:t>
              </w:r>
              <w:r w:rsidRPr="009C0BF0">
                <w:br/>
              </w:r>
              <w:r w:rsidRPr="009C0BF0">
                <w:t xml:space="preserve">　定期的にオンラインで指導内容の統一・改善を行う。</w:t>
              </w:r>
              <w:r w:rsidRPr="009C0BF0">
                <w:br/>
              </w:r>
              <w:r w:rsidRPr="009C0BF0">
                <w:t xml:space="preserve">　これにより、地域が異なっても同品質の英検講習を提供できる体制を確立する。</w:t>
              </w:r>
            </w:ins>
          </w:p>
          <w:p w14:paraId="3ECA1044" w14:textId="307D27BD" w:rsidR="000A3718" w:rsidRPr="009C0BF0" w:rsidRDefault="000A3718">
            <w:pPr>
              <w:spacing w:after="60"/>
              <w:rPr>
                <w:ins w:id="36" w:author="Nana Yamakawa" w:date="2025-11-18T10:28:00Z" w16du:dateUtc="2025-11-18T01:28:00Z"/>
              </w:rPr>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0B63D846" w14:textId="77777777" w:rsidTr="00063060">
              <w:trPr>
                <w:trHeight w:val="285"/>
              </w:trPr>
              <w:tc>
                <w:tcPr>
                  <w:tcW w:w="1302" w:type="dxa"/>
                </w:tcPr>
                <w:p w14:paraId="58C649A4" w14:textId="77777777" w:rsidR="00A608DE" w:rsidRPr="00A608DE" w:rsidRDefault="00A608DE" w:rsidP="00C20A0E">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A040F90" w14:textId="77777777" w:rsidR="00A608DE" w:rsidRPr="00A608DE" w:rsidRDefault="00A608DE" w:rsidP="00C20A0E">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18D5F23D"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62BAC95A"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32CB6E91"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15D8798"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3C27A0AB"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574BA0C7"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065041A2" w14:textId="77777777" w:rsidTr="00063060">
              <w:tc>
                <w:tcPr>
                  <w:tcW w:w="1302" w:type="dxa"/>
                </w:tcPr>
                <w:p w14:paraId="106CB113" w14:textId="20EC097F" w:rsidR="00A608DE" w:rsidRPr="00A608DE" w:rsidRDefault="000852FF" w:rsidP="00C20A0E">
                  <w:pPr>
                    <w:framePr w:hSpace="170" w:wrap="around" w:vAnchor="text" w:hAnchor="text" w:y="1"/>
                    <w:suppressOverlap/>
                    <w:rPr>
                      <w:rFonts w:asciiTheme="majorHAnsi" w:eastAsiaTheme="majorHAnsi" w:hAnsiTheme="majorHAnsi"/>
                      <w:szCs w:val="21"/>
                    </w:rPr>
                  </w:pPr>
                  <w:r w:rsidRPr="00172014">
                    <w:rPr>
                      <w:rFonts w:asciiTheme="majorHAnsi" w:eastAsiaTheme="majorHAnsi" w:hAnsiTheme="majorHAnsi"/>
                      <w:szCs w:val="21"/>
                    </w:rPr>
                    <w:t>浜松教育スペース 設備費</w:t>
                  </w:r>
                </w:p>
              </w:tc>
              <w:tc>
                <w:tcPr>
                  <w:tcW w:w="709" w:type="dxa"/>
                </w:tcPr>
                <w:p w14:paraId="34D1EFDC" w14:textId="6AD5085D" w:rsidR="00A608DE" w:rsidRPr="00A608DE" w:rsidRDefault="000852FF" w:rsidP="00C20A0E">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74EB891C" w14:textId="4A3A189B" w:rsidR="00A608DE" w:rsidRPr="00A608DE" w:rsidRDefault="000852FF" w:rsidP="00C20A0E">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w:t>
                  </w:r>
                  <w:r w:rsidR="008E6E76">
                    <w:rPr>
                      <w:rFonts w:asciiTheme="majorHAnsi" w:eastAsiaTheme="majorHAnsi" w:hAnsiTheme="majorHAnsi" w:hint="eastAsia"/>
                      <w:szCs w:val="21"/>
                    </w:rPr>
                    <w:t>,100,000</w:t>
                  </w:r>
                </w:p>
              </w:tc>
              <w:tc>
                <w:tcPr>
                  <w:tcW w:w="1134" w:type="dxa"/>
                </w:tcPr>
                <w:p w14:paraId="0AF7EE3D" w14:textId="42D0E62F" w:rsidR="00A608DE" w:rsidRPr="00A608DE" w:rsidRDefault="008E6E76" w:rsidP="00C20A0E">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1,210,000</w:t>
                  </w:r>
                </w:p>
              </w:tc>
              <w:tc>
                <w:tcPr>
                  <w:tcW w:w="3386" w:type="dxa"/>
                </w:tcPr>
                <w:p w14:paraId="490E0F5F" w14:textId="743F3D1C" w:rsidR="0084658A" w:rsidRPr="0084658A" w:rsidRDefault="0084658A" w:rsidP="00C20A0E">
                  <w:pPr>
                    <w:framePr w:hSpace="170" w:wrap="around" w:vAnchor="text" w:hAnchor="text" w:y="1"/>
                    <w:suppressOverlap/>
                    <w:jc w:val="left"/>
                    <w:rPr>
                      <w:ins w:id="37" w:author="Nana Yamakawa" w:date="2025-11-18T10:28:00Z" w16du:dateUtc="2025-11-18T01:28:00Z"/>
                      <w:rFonts w:asciiTheme="majorHAnsi" w:eastAsiaTheme="majorHAnsi" w:hAnsiTheme="majorHAnsi"/>
                      <w:szCs w:val="21"/>
                    </w:rPr>
                  </w:pPr>
                  <w:ins w:id="38" w:author="Nana Yamakawa" w:date="2025-11-18T10:28:00Z" w16du:dateUtc="2025-11-18T01:28:00Z">
                    <w:r w:rsidRPr="0084658A">
                      <w:rPr>
                        <w:rFonts w:asciiTheme="majorHAnsi" w:eastAsiaTheme="majorHAnsi" w:hAnsiTheme="majorHAnsi"/>
                        <w:szCs w:val="21"/>
                      </w:rPr>
                      <w:t>浜松市内の自社サロン内に、新規の教育スペースを開設するために必要な設備を整備する。</w:t>
                    </w:r>
                    <w:r w:rsidRPr="0084658A">
                      <w:rPr>
                        <w:rFonts w:asciiTheme="majorHAnsi" w:eastAsiaTheme="majorHAnsi" w:hAnsiTheme="majorHAnsi"/>
                        <w:szCs w:val="21"/>
                      </w:rPr>
                      <w:br/>
                      <w:t>パーテーション設置により静音性・集中性の高い学習区画を確保し、</w:t>
                    </w:r>
                    <w:r w:rsidRPr="0084658A">
                      <w:rPr>
                        <w:rFonts w:asciiTheme="majorHAnsi" w:eastAsiaTheme="majorHAnsi" w:hAnsiTheme="majorHAnsi"/>
                        <w:szCs w:val="21"/>
                      </w:rPr>
                      <w:br/>
                      <w:t>机・椅子・照明・教材棚・モニター等の導入により、小中学生が安心して利用できる学習環境を整える。</w:t>
                    </w:r>
                    <w:r w:rsidRPr="0084658A">
                      <w:rPr>
                        <w:rFonts w:asciiTheme="majorHAnsi" w:eastAsiaTheme="majorHAnsi" w:hAnsiTheme="majorHAnsi"/>
                        <w:szCs w:val="21"/>
                      </w:rPr>
                      <w:br/>
                      <w:t>また、防犯カメラを設置し、子どもが通いやすい安全性の高い拠点とする。</w:t>
                    </w:r>
                    <w:r w:rsidRPr="0084658A">
                      <w:rPr>
                        <w:rFonts w:asciiTheme="majorHAnsi" w:eastAsiaTheme="majorHAnsi" w:hAnsiTheme="majorHAnsi"/>
                        <w:szCs w:val="21"/>
                      </w:rPr>
                      <w:br/>
                      <w:t>東京で実績のある英検指導を浜松へ展開し、地域に英語学習機会を提供することを目的とする。</w:t>
                    </w:r>
                  </w:ins>
                </w:p>
                <w:p w14:paraId="4D62216C" w14:textId="25A1BE4B" w:rsidR="000852FF" w:rsidRPr="009748CF" w:rsidRDefault="000852FF"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szCs w:val="21"/>
                    </w:rPr>
                    <w:t>パーテーション・吸音施工</w:t>
                  </w:r>
                </w:p>
                <w:p w14:paraId="48A90C38" w14:textId="77777777" w:rsidR="000852FF" w:rsidRPr="009748CF" w:rsidRDefault="000852FF"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szCs w:val="21"/>
                    </w:rPr>
                    <w:t>学習机・椅子・照明</w:t>
                  </w:r>
                </w:p>
                <w:p w14:paraId="18468DF9" w14:textId="77777777" w:rsidR="000852FF" w:rsidRPr="009748CF" w:rsidRDefault="000852FF"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szCs w:val="21"/>
                    </w:rPr>
                    <w:t>教材棚</w:t>
                  </w:r>
                  <w:r>
                    <w:rPr>
                      <w:rFonts w:asciiTheme="majorHAnsi" w:eastAsiaTheme="majorHAnsi" w:hAnsiTheme="majorHAnsi" w:hint="eastAsia"/>
                      <w:szCs w:val="21"/>
                    </w:rPr>
                    <w:t>、ホワイトボード</w:t>
                  </w:r>
                </w:p>
                <w:p w14:paraId="00F1C158" w14:textId="77777777" w:rsidR="00A608DE" w:rsidRPr="001A734A" w:rsidRDefault="000852FF"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b/>
                      <w:bCs/>
                      <w:szCs w:val="21"/>
                    </w:rPr>
                    <w:t>簡易的な防犯カメラ or 入退出管理用の小型カメラ（セキュリティ強化）</w:t>
                  </w:r>
                </w:p>
                <w:p w14:paraId="647B3F66" w14:textId="4F4FF0F4" w:rsidR="001A734A" w:rsidRPr="001A734A" w:rsidRDefault="001A734A" w:rsidP="00C20A0E">
                  <w:pPr>
                    <w:pStyle w:val="a9"/>
                    <w:framePr w:hSpace="170" w:wrap="around" w:vAnchor="text" w:hAnchor="text" w:y="1"/>
                    <w:numPr>
                      <w:ilvl w:val="0"/>
                      <w:numId w:val="60"/>
                    </w:numPr>
                    <w:suppressOverlap/>
                    <w:jc w:val="left"/>
                    <w:rPr>
                      <w:rFonts w:asciiTheme="majorHAnsi" w:eastAsiaTheme="majorHAnsi" w:hAnsiTheme="majorHAnsi"/>
                      <w:szCs w:val="21"/>
                    </w:rPr>
                    <w:pPrChange w:id="39" w:author="Nana Yamakawa" w:date="2025-11-18T10:28:00Z" w16du:dateUtc="2025-11-18T01:28:00Z">
                      <w:pPr>
                        <w:framePr w:hSpace="170" w:wrap="around" w:vAnchor="text" w:hAnchor="text" w:y="1"/>
                        <w:suppressOverlap/>
                        <w:jc w:val="left"/>
                      </w:pPr>
                    </w:pPrChange>
                  </w:pPr>
                  <w:r>
                    <w:rPr>
                      <w:rFonts w:asciiTheme="majorHAnsi" w:eastAsiaTheme="majorHAnsi" w:hAnsiTheme="majorHAnsi" w:hint="eastAsia"/>
                      <w:szCs w:val="21"/>
                    </w:rPr>
                    <w:t>設置・施工関連費</w:t>
                  </w:r>
                </w:p>
              </w:tc>
              <w:tc>
                <w:tcPr>
                  <w:tcW w:w="1148" w:type="dxa"/>
                </w:tcPr>
                <w:p w14:paraId="673C1075" w14:textId="6B1479B3" w:rsidR="00A608DE" w:rsidRPr="00A608DE" w:rsidRDefault="008E6E76" w:rsidP="00C20A0E">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令和8年2月</w:t>
                  </w:r>
                </w:p>
              </w:tc>
            </w:tr>
            <w:tr w:rsidR="00A608DE" w:rsidRPr="00A608DE" w14:paraId="328B42F0" w14:textId="77777777" w:rsidTr="00063060">
              <w:tc>
                <w:tcPr>
                  <w:tcW w:w="1302" w:type="dxa"/>
                </w:tcPr>
                <w:p w14:paraId="4FF29142"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709" w:type="dxa"/>
                </w:tcPr>
                <w:p w14:paraId="27BB6DAA"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1134" w:type="dxa"/>
                </w:tcPr>
                <w:p w14:paraId="5C6AE0AF"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1134" w:type="dxa"/>
                </w:tcPr>
                <w:p w14:paraId="0B3A6FD2"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3386" w:type="dxa"/>
                </w:tcPr>
                <w:p w14:paraId="5BE08163" w14:textId="77777777" w:rsidR="00A608DE" w:rsidRPr="00A608DE" w:rsidRDefault="00A608DE" w:rsidP="00C20A0E">
                  <w:pPr>
                    <w:framePr w:hSpace="170" w:wrap="around" w:vAnchor="text" w:hAnchor="text" w:y="1"/>
                    <w:suppressOverlap/>
                    <w:jc w:val="left"/>
                    <w:rPr>
                      <w:rFonts w:asciiTheme="majorHAnsi" w:eastAsiaTheme="majorHAnsi" w:hAnsiTheme="majorHAnsi"/>
                      <w:szCs w:val="21"/>
                    </w:rPr>
                  </w:pPr>
                </w:p>
              </w:tc>
              <w:tc>
                <w:tcPr>
                  <w:tcW w:w="1148" w:type="dxa"/>
                </w:tcPr>
                <w:p w14:paraId="4ED09259" w14:textId="77777777" w:rsidR="00A608DE" w:rsidRPr="00A608DE" w:rsidRDefault="00A608DE" w:rsidP="00C20A0E">
                  <w:pPr>
                    <w:framePr w:hSpace="170" w:wrap="around" w:vAnchor="text" w:hAnchor="text" w:y="1"/>
                    <w:ind w:leftChars="-47" w:hangingChars="47" w:hanging="99"/>
                    <w:suppressOverlap/>
                    <w:jc w:val="right"/>
                    <w:rPr>
                      <w:rFonts w:asciiTheme="majorHAnsi" w:eastAsiaTheme="majorHAnsi" w:hAnsiTheme="majorHAnsi"/>
                      <w:szCs w:val="21"/>
                    </w:rPr>
                  </w:pPr>
                </w:p>
              </w:tc>
            </w:tr>
            <w:tr w:rsidR="00A608DE" w:rsidRPr="00A608DE" w14:paraId="69C5DF38" w14:textId="77777777" w:rsidTr="00063060">
              <w:tc>
                <w:tcPr>
                  <w:tcW w:w="1302" w:type="dxa"/>
                </w:tcPr>
                <w:p w14:paraId="2393CC87"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709" w:type="dxa"/>
                </w:tcPr>
                <w:p w14:paraId="781A1AA0"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1134" w:type="dxa"/>
                </w:tcPr>
                <w:p w14:paraId="1C7C6630"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1134" w:type="dxa"/>
                </w:tcPr>
                <w:p w14:paraId="6B68EEDD"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3386" w:type="dxa"/>
                </w:tcPr>
                <w:p w14:paraId="33A093AA" w14:textId="77777777" w:rsidR="00A608DE" w:rsidRPr="00A608DE" w:rsidRDefault="00A608DE" w:rsidP="00C20A0E">
                  <w:pPr>
                    <w:framePr w:hSpace="170" w:wrap="around" w:vAnchor="text" w:hAnchor="text" w:y="1"/>
                    <w:suppressOverlap/>
                    <w:jc w:val="left"/>
                    <w:rPr>
                      <w:rFonts w:asciiTheme="majorHAnsi" w:eastAsiaTheme="majorHAnsi" w:hAnsiTheme="majorHAnsi"/>
                      <w:szCs w:val="21"/>
                    </w:rPr>
                  </w:pPr>
                </w:p>
              </w:tc>
              <w:tc>
                <w:tcPr>
                  <w:tcW w:w="1148" w:type="dxa"/>
                </w:tcPr>
                <w:p w14:paraId="324DB281" w14:textId="77777777" w:rsidR="00A608DE" w:rsidRPr="00A608DE" w:rsidRDefault="00A608DE" w:rsidP="00C20A0E">
                  <w:pPr>
                    <w:framePr w:hSpace="170" w:wrap="around" w:vAnchor="text" w:hAnchor="text" w:y="1"/>
                    <w:ind w:leftChars="-47" w:hangingChars="47" w:hanging="99"/>
                    <w:suppressOverlap/>
                    <w:jc w:val="right"/>
                    <w:rPr>
                      <w:rFonts w:asciiTheme="majorHAnsi" w:eastAsiaTheme="majorHAnsi" w:hAnsiTheme="majorHAnsi"/>
                      <w:szCs w:val="21"/>
                    </w:rPr>
                  </w:pPr>
                </w:p>
              </w:tc>
            </w:tr>
          </w:tbl>
          <w:p w14:paraId="3ECA1045" w14:textId="77777777" w:rsidR="000A3718" w:rsidRDefault="000A3718">
            <w:pPr>
              <w:spacing w:after="60"/>
            </w:pPr>
          </w:p>
          <w:p w14:paraId="3ECA1046" w14:textId="77777777" w:rsidR="000A3718" w:rsidRDefault="000A3718">
            <w:pPr>
              <w:spacing w:after="60"/>
            </w:pPr>
          </w:p>
        </w:tc>
      </w:tr>
    </w:tbl>
    <w:p w14:paraId="3ECA1048" w14:textId="77777777" w:rsidR="000A3718" w:rsidRDefault="000A3718"/>
    <w:p w14:paraId="3ECA1049" w14:textId="77777777" w:rsidR="000A3718" w:rsidRDefault="00BE7DC3">
      <w:pPr>
        <w:pStyle w:val="caseheading4second"/>
      </w:pPr>
      <w:r>
        <w:rPr>
          <w:rFonts w:hint="eastAsia"/>
          <w:lang w:eastAsia="zh-TW"/>
        </w:rPr>
        <w:lastRenderedPageBreak/>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B" w14:textId="77777777">
        <w:trPr>
          <w:trHeight w:val="567"/>
        </w:trPr>
        <w:tc>
          <w:tcPr>
            <w:tcW w:w="10456" w:type="dxa"/>
            <w:vAlign w:val="center"/>
          </w:tcPr>
          <w:p w14:paraId="3ECA104A" w14:textId="24CEF809" w:rsidR="000A3718" w:rsidRDefault="007A7EC3">
            <w:pPr>
              <w:spacing w:after="0"/>
            </w:pPr>
            <w:r w:rsidRPr="007A7EC3">
              <w:t>広報・販路拡大</w:t>
            </w:r>
          </w:p>
        </w:tc>
      </w:tr>
    </w:tbl>
    <w:p w14:paraId="3ECA104C"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52" w14:textId="77777777">
        <w:trPr>
          <w:trHeight w:val="18"/>
        </w:trPr>
        <w:tc>
          <w:tcPr>
            <w:tcW w:w="10456" w:type="dxa"/>
          </w:tcPr>
          <w:p w14:paraId="2D000595" w14:textId="77777777" w:rsidR="007A7EC3" w:rsidRPr="007A7EC3" w:rsidRDefault="007A7EC3" w:rsidP="007A7EC3">
            <w:pPr>
              <w:spacing w:after="60"/>
              <w:rPr>
                <w:del w:id="40" w:author="Nana Yamakawa" w:date="2025-11-18T10:28:00Z" w16du:dateUtc="2025-11-18T01:28:00Z"/>
              </w:rPr>
            </w:pPr>
            <w:del w:id="41" w:author="Nana Yamakawa" w:date="2025-11-18T10:28:00Z" w16du:dateUtc="2025-11-18T01:28:00Z">
              <w:r w:rsidRPr="007A7EC3">
                <w:delText>  SNS</w:delText>
              </w:r>
              <w:r w:rsidRPr="007A7EC3">
                <w:delText>広告（</w:delText>
              </w:r>
              <w:r w:rsidRPr="007A7EC3">
                <w:delText>Instagram</w:delText>
              </w:r>
              <w:r w:rsidRPr="007A7EC3">
                <w:delText>・</w:delText>
              </w:r>
              <w:r w:rsidRPr="007A7EC3">
                <w:delText>Google</w:delText>
              </w:r>
              <w:r w:rsidRPr="007A7EC3">
                <w:delText>マップ投稿など）による広報活動。</w:delText>
              </w:r>
            </w:del>
          </w:p>
          <w:p w14:paraId="74E2E0C5" w14:textId="77777777" w:rsidR="007A7EC3" w:rsidRPr="007A7EC3" w:rsidRDefault="007A7EC3" w:rsidP="007A7EC3">
            <w:pPr>
              <w:spacing w:after="60"/>
              <w:rPr>
                <w:del w:id="42" w:author="Nana Yamakawa" w:date="2025-11-18T10:28:00Z" w16du:dateUtc="2025-11-18T01:28:00Z"/>
              </w:rPr>
            </w:pPr>
            <w:del w:id="43" w:author="Nana Yamakawa" w:date="2025-11-18T10:28:00Z" w16du:dateUtc="2025-11-18T01:28:00Z">
              <w:r w:rsidRPr="007A7EC3">
                <w:delText xml:space="preserve">  </w:delText>
              </w:r>
              <w:r w:rsidRPr="007A7EC3">
                <w:delText>パンフレット・チラシの制作・配布。</w:delText>
              </w:r>
            </w:del>
          </w:p>
          <w:p w14:paraId="3ED5D5E2" w14:textId="77777777" w:rsidR="007A7EC3" w:rsidRPr="007A7EC3" w:rsidRDefault="007A7EC3" w:rsidP="007A7EC3">
            <w:pPr>
              <w:spacing w:after="60"/>
              <w:rPr>
                <w:del w:id="44" w:author="Nana Yamakawa" w:date="2025-11-18T10:28:00Z" w16du:dateUtc="2025-11-18T01:28:00Z"/>
              </w:rPr>
            </w:pPr>
            <w:del w:id="45" w:author="Nana Yamakawa" w:date="2025-11-18T10:28:00Z" w16du:dateUtc="2025-11-18T01:28:00Z">
              <w:r w:rsidRPr="007A7EC3">
                <w:delText xml:space="preserve">  </w:delText>
              </w:r>
              <w:r w:rsidRPr="007A7EC3">
                <w:delText>「英検合格体験談」や「親子利用者の声」を掲載し、教育成果と信頼性を可視化。</w:delText>
              </w:r>
            </w:del>
          </w:p>
          <w:p w14:paraId="1F6292B1" w14:textId="60F5C796" w:rsidR="000A3718" w:rsidRDefault="007A7EC3">
            <w:pPr>
              <w:spacing w:after="60"/>
            </w:pPr>
            <w:del w:id="46" w:author="Nana Yamakawa" w:date="2025-11-18T10:28:00Z" w16du:dateUtc="2025-11-18T01:28:00Z">
              <w:r w:rsidRPr="007A7EC3">
                <w:delText xml:space="preserve">  </w:delText>
              </w:r>
            </w:del>
            <w:ins w:id="47" w:author="Nana Yamakawa" w:date="2025-11-18T10:28:00Z" w16du:dateUtc="2025-11-18T01:28:00Z">
              <w:r w:rsidR="00D90E8E" w:rsidRPr="00D90E8E">
                <w:t>本取組では、</w:t>
              </w:r>
            </w:ins>
            <w:r w:rsidR="00D90E8E" w:rsidRPr="00D90E8E">
              <w:t>東京</w:t>
            </w:r>
            <w:del w:id="48" w:author="Nana Yamakawa" w:date="2025-11-18T10:28:00Z" w16du:dateUtc="2025-11-18T01:28:00Z">
              <w:r w:rsidRPr="007A7EC3">
                <w:delText>・</w:delText>
              </w:r>
            </w:del>
            <w:ins w:id="49" w:author="Nana Yamakawa" w:date="2025-11-18T10:28:00Z" w16du:dateUtc="2025-11-18T01:28:00Z">
              <w:r w:rsidR="00D90E8E" w:rsidRPr="00D90E8E">
                <w:t>（西馬込）と</w:t>
              </w:r>
            </w:ins>
            <w:r w:rsidR="00D90E8E" w:rsidRPr="00D90E8E">
              <w:t>浜松</w:t>
            </w:r>
            <w:ins w:id="50" w:author="Nana Yamakawa" w:date="2025-11-18T10:28:00Z" w16du:dateUtc="2025-11-18T01:28:00Z">
              <w:r w:rsidR="00D90E8E" w:rsidRPr="00D90E8E">
                <w:t>（</w:t>
              </w:r>
              <w:r w:rsidR="00D90E8E" w:rsidRPr="00D90E8E">
                <w:t>La Pace</w:t>
              </w:r>
              <w:r w:rsidR="00D90E8E" w:rsidRPr="00D90E8E">
                <w:t>）</w:t>
              </w:r>
            </w:ins>
            <w:r w:rsidR="00D90E8E" w:rsidRPr="00D90E8E">
              <w:t>の両拠点</w:t>
            </w:r>
            <w:del w:id="51" w:author="Nana Yamakawa" w:date="2025-11-18T10:28:00Z" w16du:dateUtc="2025-11-18T01:28:00Z">
              <w:r w:rsidRPr="007A7EC3">
                <w:delText>を連携し、「</w:delText>
              </w:r>
            </w:del>
            <w:ins w:id="52" w:author="Nana Yamakawa" w:date="2025-11-18T10:28:00Z" w16du:dateUtc="2025-11-18T01:28:00Z">
              <w:r w:rsidR="00D90E8E" w:rsidRPr="00D90E8E">
                <w:t>で展開する</w:t>
              </w:r>
            </w:ins>
            <w:r w:rsidR="00D90E8E" w:rsidRPr="00D90E8E">
              <w:t>英検講習</w:t>
            </w:r>
            <w:del w:id="53" w:author="Nana Yamakawa" w:date="2025-11-18T10:28:00Z" w16du:dateUtc="2025-11-18T01:28:00Z">
              <w:r w:rsidRPr="007A7EC3">
                <w:delText>ができるサロン」という新しい</w:delText>
              </w:r>
            </w:del>
            <w:ins w:id="54" w:author="Nana Yamakawa" w:date="2025-11-18T10:28:00Z" w16du:dateUtc="2025-11-18T01:28:00Z">
              <w:r w:rsidR="00D90E8E" w:rsidRPr="00D90E8E">
                <w:t>を、</w:t>
              </w:r>
              <w:r w:rsidR="00D90E8E" w:rsidRPr="00D90E8E">
                <w:br/>
              </w:r>
              <w:r w:rsidR="00D90E8E" w:rsidRPr="00D90E8E">
                <w:t>地域の保護者層へ広く</w:t>
              </w:r>
            </w:ins>
            <w:r w:rsidR="00D90E8E" w:rsidRPr="00D90E8E">
              <w:t>認知</w:t>
            </w:r>
            <w:del w:id="55" w:author="Nana Yamakawa" w:date="2025-11-18T10:28:00Z" w16du:dateUtc="2025-11-18T01:28:00Z">
              <w:r w:rsidRPr="007A7EC3">
                <w:delText>を広げる</w:delText>
              </w:r>
            </w:del>
            <w:ins w:id="56" w:author="Nana Yamakawa" w:date="2025-11-18T10:28:00Z" w16du:dateUtc="2025-11-18T01:28:00Z">
              <w:r w:rsidR="00D90E8E" w:rsidRPr="00D90E8E">
                <w:t>させ、受講者獲得と事業拡大につなげるため、</w:t>
              </w:r>
              <w:r w:rsidR="00D90E8E" w:rsidRPr="00D90E8E">
                <w:br/>
              </w:r>
              <w:r w:rsidR="00D90E8E" w:rsidRPr="00D90E8E">
                <w:t>広報活動を重点的に強化する</w:t>
              </w:r>
            </w:ins>
            <w:r w:rsidR="00D90E8E" w:rsidRPr="00D90E8E">
              <w:t>。</w:t>
            </w:r>
          </w:p>
          <w:p w14:paraId="626774F9" w14:textId="77777777" w:rsidR="00CE3AE0" w:rsidRDefault="00CE3AE0">
            <w:pPr>
              <w:spacing w:after="60"/>
              <w:rPr>
                <w:ins w:id="57" w:author="Nana Yamakawa" w:date="2025-11-18T10:28:00Z" w16du:dateUtc="2025-11-18T01:28:00Z"/>
              </w:rPr>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7E5207A1" w14:textId="77777777" w:rsidTr="00063060">
              <w:trPr>
                <w:trHeight w:val="285"/>
              </w:trPr>
              <w:tc>
                <w:tcPr>
                  <w:tcW w:w="1302" w:type="dxa"/>
                </w:tcPr>
                <w:p w14:paraId="455E447B" w14:textId="77777777" w:rsidR="00A608DE" w:rsidRPr="00A608DE" w:rsidRDefault="00A608DE" w:rsidP="00C20A0E">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C76060A" w14:textId="77777777" w:rsidR="00A608DE" w:rsidRPr="00A608DE" w:rsidRDefault="00A608DE" w:rsidP="00C20A0E">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66D281ED"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4CF4833"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0F11A3F9"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2CC39F6"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5FD8562D"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96EE4F4" w14:textId="77777777" w:rsidR="00A608DE" w:rsidRPr="00A608DE" w:rsidRDefault="00A608DE" w:rsidP="00C20A0E">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7F09F500" w14:textId="77777777" w:rsidTr="00063060">
              <w:tc>
                <w:tcPr>
                  <w:tcW w:w="1302" w:type="dxa"/>
                </w:tcPr>
                <w:p w14:paraId="2BFBA506" w14:textId="42F050D7" w:rsidR="00A608DE" w:rsidRPr="00A608DE" w:rsidRDefault="0018062B" w:rsidP="00C20A0E">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広報費</w:t>
                  </w:r>
                </w:p>
              </w:tc>
              <w:tc>
                <w:tcPr>
                  <w:tcW w:w="709" w:type="dxa"/>
                </w:tcPr>
                <w:p w14:paraId="6FF6A2A1" w14:textId="327CC2B1" w:rsidR="00A608DE" w:rsidRPr="00A608DE" w:rsidRDefault="00172014" w:rsidP="00C20A0E">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63C9F751" w14:textId="1AA2CC56" w:rsidR="00A608DE" w:rsidRPr="00A608DE" w:rsidRDefault="0018062B" w:rsidP="00C20A0E">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500,000</w:t>
                  </w:r>
                </w:p>
              </w:tc>
              <w:tc>
                <w:tcPr>
                  <w:tcW w:w="1134" w:type="dxa"/>
                </w:tcPr>
                <w:p w14:paraId="5621CFF1" w14:textId="111B8F6F" w:rsidR="00A608DE" w:rsidRPr="00A608DE" w:rsidRDefault="0018062B" w:rsidP="00C20A0E">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550,000</w:t>
                  </w:r>
                </w:p>
              </w:tc>
              <w:tc>
                <w:tcPr>
                  <w:tcW w:w="3386" w:type="dxa"/>
                </w:tcPr>
                <w:p w14:paraId="23341431" w14:textId="73B1B064" w:rsidR="00CE3AE0" w:rsidRDefault="00CE3AE0" w:rsidP="00C20A0E">
                  <w:pPr>
                    <w:pStyle w:val="a9"/>
                    <w:framePr w:hSpace="170" w:wrap="around" w:vAnchor="text" w:hAnchor="text" w:y="1"/>
                    <w:numPr>
                      <w:ilvl w:val="0"/>
                      <w:numId w:val="60"/>
                    </w:numPr>
                    <w:suppressOverlap/>
                    <w:jc w:val="left"/>
                    <w:rPr>
                      <w:ins w:id="58" w:author="Nana Yamakawa" w:date="2025-11-18T10:28:00Z" w16du:dateUtc="2025-11-18T01:28:00Z"/>
                      <w:rFonts w:asciiTheme="majorHAnsi" w:eastAsiaTheme="majorHAnsi" w:hAnsiTheme="majorHAnsi"/>
                      <w:szCs w:val="21"/>
                    </w:rPr>
                  </w:pPr>
                  <w:ins w:id="59" w:author="Nana Yamakawa" w:date="2025-11-18T10:28:00Z" w16du:dateUtc="2025-11-18T01:28:00Z">
                    <w:r>
                      <w:rPr>
                        <w:rFonts w:asciiTheme="majorHAnsi" w:eastAsiaTheme="majorHAnsi" w:hAnsiTheme="majorHAnsi" w:hint="eastAsia"/>
                        <w:szCs w:val="21"/>
                      </w:rPr>
                      <w:t>HP作成、及び改修</w:t>
                    </w:r>
                  </w:ins>
                </w:p>
                <w:p w14:paraId="2B5885D4" w14:textId="35FF6E37" w:rsidR="0018062B" w:rsidRPr="0018062B" w:rsidRDefault="0018062B"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パンフレット制作</w:t>
                  </w:r>
                </w:p>
                <w:p w14:paraId="7E12DF38" w14:textId="2F1D95D0" w:rsidR="0018062B" w:rsidRPr="0018062B" w:rsidRDefault="0018062B"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SNS広告</w:t>
                  </w:r>
                </w:p>
                <w:p w14:paraId="350A52F1" w14:textId="35991192" w:rsidR="0018062B" w:rsidRPr="0018062B" w:rsidRDefault="0018062B"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Googleマップ向け写真・デザイン</w:t>
                  </w:r>
                </w:p>
                <w:p w14:paraId="6A333181" w14:textId="61A633AC" w:rsidR="00A608DE" w:rsidRPr="00F048BC" w:rsidRDefault="0018062B" w:rsidP="00C20A0E">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チラシ・体験会資料制作</w:t>
                  </w:r>
                </w:p>
              </w:tc>
              <w:tc>
                <w:tcPr>
                  <w:tcW w:w="1148" w:type="dxa"/>
                </w:tcPr>
                <w:p w14:paraId="48FF23B7" w14:textId="488DA7CC" w:rsidR="00A608DE" w:rsidRPr="00A608DE" w:rsidRDefault="009748CF" w:rsidP="00C20A0E">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sidR="0018062B">
                    <w:rPr>
                      <w:rFonts w:asciiTheme="majorHAnsi" w:eastAsiaTheme="majorHAnsi" w:hAnsiTheme="majorHAnsi" w:hint="eastAsia"/>
                      <w:szCs w:val="21"/>
                    </w:rPr>
                    <w:t>4</w:t>
                  </w:r>
                  <w:r>
                    <w:rPr>
                      <w:rFonts w:asciiTheme="majorHAnsi" w:eastAsiaTheme="majorHAnsi" w:hAnsiTheme="majorHAnsi" w:hint="eastAsia"/>
                      <w:szCs w:val="21"/>
                    </w:rPr>
                    <w:t>月</w:t>
                  </w:r>
                </w:p>
              </w:tc>
            </w:tr>
            <w:tr w:rsidR="00A608DE" w:rsidRPr="00A608DE" w14:paraId="62888BA6" w14:textId="77777777" w:rsidTr="00063060">
              <w:tc>
                <w:tcPr>
                  <w:tcW w:w="1302" w:type="dxa"/>
                </w:tcPr>
                <w:p w14:paraId="3C08F2D1"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709" w:type="dxa"/>
                </w:tcPr>
                <w:p w14:paraId="3E581278"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1134" w:type="dxa"/>
                </w:tcPr>
                <w:p w14:paraId="53C95790"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1134" w:type="dxa"/>
                </w:tcPr>
                <w:p w14:paraId="6E312493"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3386" w:type="dxa"/>
                </w:tcPr>
                <w:p w14:paraId="6E54FF81" w14:textId="77777777" w:rsidR="00A608DE" w:rsidRPr="00A608DE" w:rsidRDefault="00A608DE" w:rsidP="00C20A0E">
                  <w:pPr>
                    <w:framePr w:hSpace="170" w:wrap="around" w:vAnchor="text" w:hAnchor="text" w:y="1"/>
                    <w:suppressOverlap/>
                    <w:jc w:val="left"/>
                    <w:rPr>
                      <w:rFonts w:asciiTheme="majorHAnsi" w:eastAsiaTheme="majorHAnsi" w:hAnsiTheme="majorHAnsi"/>
                      <w:szCs w:val="21"/>
                    </w:rPr>
                  </w:pPr>
                </w:p>
              </w:tc>
              <w:tc>
                <w:tcPr>
                  <w:tcW w:w="1148" w:type="dxa"/>
                </w:tcPr>
                <w:p w14:paraId="4DDAEB7A" w14:textId="77777777" w:rsidR="00A608DE" w:rsidRPr="00A608DE" w:rsidRDefault="00A608DE" w:rsidP="00C20A0E">
                  <w:pPr>
                    <w:framePr w:hSpace="170" w:wrap="around" w:vAnchor="text" w:hAnchor="text" w:y="1"/>
                    <w:ind w:leftChars="-47" w:hangingChars="47" w:hanging="99"/>
                    <w:suppressOverlap/>
                    <w:jc w:val="right"/>
                    <w:rPr>
                      <w:rFonts w:asciiTheme="majorHAnsi" w:eastAsiaTheme="majorHAnsi" w:hAnsiTheme="majorHAnsi"/>
                      <w:szCs w:val="21"/>
                    </w:rPr>
                  </w:pPr>
                </w:p>
              </w:tc>
            </w:tr>
            <w:tr w:rsidR="00A608DE" w:rsidRPr="00A608DE" w14:paraId="4110FE01" w14:textId="77777777" w:rsidTr="00063060">
              <w:tc>
                <w:tcPr>
                  <w:tcW w:w="1302" w:type="dxa"/>
                </w:tcPr>
                <w:p w14:paraId="2B624176"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709" w:type="dxa"/>
                </w:tcPr>
                <w:p w14:paraId="737623C1" w14:textId="77777777" w:rsidR="00A608DE" w:rsidRPr="00A608DE" w:rsidRDefault="00A608DE" w:rsidP="00C20A0E">
                  <w:pPr>
                    <w:framePr w:hSpace="170" w:wrap="around" w:vAnchor="text" w:hAnchor="text" w:y="1"/>
                    <w:suppressOverlap/>
                    <w:rPr>
                      <w:rFonts w:asciiTheme="majorHAnsi" w:eastAsiaTheme="majorHAnsi" w:hAnsiTheme="majorHAnsi"/>
                      <w:szCs w:val="21"/>
                    </w:rPr>
                  </w:pPr>
                </w:p>
              </w:tc>
              <w:tc>
                <w:tcPr>
                  <w:tcW w:w="1134" w:type="dxa"/>
                </w:tcPr>
                <w:p w14:paraId="1646A5CB"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1134" w:type="dxa"/>
                </w:tcPr>
                <w:p w14:paraId="2F5307D5" w14:textId="77777777" w:rsidR="00A608DE" w:rsidRPr="00A608DE" w:rsidRDefault="00A608DE" w:rsidP="00C20A0E">
                  <w:pPr>
                    <w:framePr w:hSpace="170" w:wrap="around" w:vAnchor="text" w:hAnchor="text" w:y="1"/>
                    <w:suppressOverlap/>
                    <w:jc w:val="right"/>
                    <w:rPr>
                      <w:rFonts w:asciiTheme="majorHAnsi" w:eastAsiaTheme="majorHAnsi" w:hAnsiTheme="majorHAnsi"/>
                      <w:szCs w:val="21"/>
                    </w:rPr>
                  </w:pPr>
                </w:p>
              </w:tc>
              <w:tc>
                <w:tcPr>
                  <w:tcW w:w="3386" w:type="dxa"/>
                </w:tcPr>
                <w:p w14:paraId="1F603ADE" w14:textId="77777777" w:rsidR="00A608DE" w:rsidRPr="00A608DE" w:rsidRDefault="00A608DE" w:rsidP="00C20A0E">
                  <w:pPr>
                    <w:framePr w:hSpace="170" w:wrap="around" w:vAnchor="text" w:hAnchor="text" w:y="1"/>
                    <w:suppressOverlap/>
                    <w:jc w:val="left"/>
                    <w:rPr>
                      <w:rFonts w:asciiTheme="majorHAnsi" w:eastAsiaTheme="majorHAnsi" w:hAnsiTheme="majorHAnsi"/>
                      <w:szCs w:val="21"/>
                    </w:rPr>
                  </w:pPr>
                </w:p>
              </w:tc>
              <w:tc>
                <w:tcPr>
                  <w:tcW w:w="1148" w:type="dxa"/>
                </w:tcPr>
                <w:p w14:paraId="49BF0AE0" w14:textId="77777777" w:rsidR="00A608DE" w:rsidRPr="00A608DE" w:rsidRDefault="00A608DE" w:rsidP="00C20A0E">
                  <w:pPr>
                    <w:framePr w:hSpace="170" w:wrap="around" w:vAnchor="text" w:hAnchor="text" w:y="1"/>
                    <w:ind w:leftChars="-47" w:hangingChars="47" w:hanging="99"/>
                    <w:suppressOverlap/>
                    <w:jc w:val="right"/>
                    <w:rPr>
                      <w:rFonts w:asciiTheme="majorHAnsi" w:eastAsiaTheme="majorHAnsi" w:hAnsiTheme="majorHAnsi"/>
                      <w:szCs w:val="21"/>
                    </w:rPr>
                  </w:pPr>
                </w:p>
              </w:tc>
            </w:tr>
          </w:tbl>
          <w:p w14:paraId="2633D6C1" w14:textId="77777777" w:rsidR="00A608DE" w:rsidRDefault="00A608DE">
            <w:pPr>
              <w:spacing w:after="60"/>
            </w:pPr>
          </w:p>
          <w:p w14:paraId="19C8BF44" w14:textId="77777777" w:rsidR="00A608DE" w:rsidRDefault="00A608DE">
            <w:pPr>
              <w:spacing w:after="60"/>
            </w:pPr>
          </w:p>
          <w:p w14:paraId="3ECA1051" w14:textId="78BE6614" w:rsidR="00A608DE" w:rsidRDefault="00A608DE">
            <w:pPr>
              <w:spacing w:after="60"/>
            </w:pPr>
          </w:p>
        </w:tc>
      </w:tr>
    </w:tbl>
    <w:p w14:paraId="3ECA1053" w14:textId="77777777" w:rsidR="000A3718" w:rsidRDefault="000A3718"/>
    <w:p w14:paraId="3ECA105E" w14:textId="77777777" w:rsidR="000A3718" w:rsidRDefault="00BE7DC3">
      <w:pPr>
        <w:pStyle w:val="caseheading2"/>
      </w:pPr>
      <w:r>
        <w:rPr>
          <w:rFonts w:hint="eastAsia"/>
        </w:rPr>
        <w:t>3.</w:t>
      </w:r>
      <w:r>
        <w:rPr>
          <w:rFonts w:hint="eastAsia"/>
        </w:rPr>
        <w:t>業務効率化（生産性向上）の取組みの有無</w:t>
      </w:r>
    </w:p>
    <w:p w14:paraId="3ECA105F" w14:textId="77777777" w:rsidR="000A3718" w:rsidRDefault="00BE7DC3">
      <w:pPr>
        <w:spacing w:before="120"/>
      </w:pPr>
      <w:r>
        <w:rPr>
          <w:rFonts w:hint="eastAsia"/>
        </w:rPr>
        <w:t>※この項目は参考資料の「</w:t>
      </w:r>
      <w:r>
        <w:rPr>
          <w:rFonts w:hint="eastAsia"/>
        </w:rPr>
        <w:t>5.</w:t>
      </w:r>
      <w:r>
        <w:rPr>
          <w:rFonts w:hint="eastAsia"/>
        </w:rPr>
        <w:t>業務効率化（生産性向上）のための取組事例等」に該当する取組みがある補助事業計画の場合のみ入力します。</w:t>
      </w:r>
    </w:p>
    <w:p w14:paraId="3ECA1060" w14:textId="77777777" w:rsidR="000A3718" w:rsidRDefault="00BE7DC3">
      <w:pPr>
        <w:pStyle w:val="caseheading3"/>
      </w:pPr>
      <w:r>
        <w:rPr>
          <w:rFonts w:hint="eastAsia"/>
        </w:rPr>
        <w:t>3-1.</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7" w14:textId="77777777">
        <w:trPr>
          <w:trHeight w:val="567"/>
        </w:trPr>
        <w:tc>
          <w:tcPr>
            <w:tcW w:w="10456" w:type="dxa"/>
            <w:vAlign w:val="center"/>
          </w:tcPr>
          <w:p w14:paraId="3ECA1063" w14:textId="648AE8A0" w:rsidR="000A3718" w:rsidRPr="00A608DE" w:rsidRDefault="00BE7DC3">
            <w:pPr>
              <w:pStyle w:val="caseheading4first"/>
              <w:framePr w:hSpace="0" w:wrap="auto" w:vAnchor="margin" w:yAlign="inline"/>
              <w:suppressOverlap w:val="0"/>
            </w:pPr>
            <w:r>
              <w:rPr>
                <w:rFonts w:hint="eastAsia"/>
              </w:rPr>
              <w:lastRenderedPageBreak/>
              <w:t>3-1-1.</w:t>
            </w:r>
            <w:r>
              <w:rPr>
                <w:rFonts w:hint="eastAsia"/>
              </w:rPr>
              <w:t>背景</w:t>
            </w:r>
          </w:p>
          <w:p w14:paraId="3ECA1066" w14:textId="400B2FBF" w:rsidR="000A3718" w:rsidRDefault="00BE7DC3" w:rsidP="00A608DE">
            <w:pPr>
              <w:pStyle w:val="caseheading4second"/>
            </w:pPr>
            <w:r>
              <w:rPr>
                <w:rFonts w:hint="eastAsia"/>
              </w:rPr>
              <w:t>3-1-2.</w:t>
            </w:r>
            <w:r>
              <w:rPr>
                <w:rFonts w:hint="eastAsia"/>
              </w:rPr>
              <w:t>目的</w:t>
            </w:r>
          </w:p>
        </w:tc>
      </w:tr>
    </w:tbl>
    <w:p w14:paraId="3ECA1068" w14:textId="77777777" w:rsidR="000A3718" w:rsidRDefault="00BE7DC3">
      <w:pPr>
        <w:pStyle w:val="caseheading3"/>
      </w:pPr>
      <w:r>
        <w:rPr>
          <w:rFonts w:hint="eastAsia"/>
        </w:rPr>
        <w:t>3-2.</w:t>
      </w:r>
      <w:r>
        <w:rPr>
          <w:rFonts w:hint="eastAsia"/>
        </w:rPr>
        <w:t>具体的な取組</w:t>
      </w:r>
    </w:p>
    <w:p w14:paraId="3ECA1069" w14:textId="77777777" w:rsidR="000A3718" w:rsidRDefault="00BE7DC3">
      <w:pPr>
        <w:pStyle w:val="caseheading4second"/>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B" w14:textId="77777777">
        <w:trPr>
          <w:trHeight w:val="567"/>
        </w:trPr>
        <w:tc>
          <w:tcPr>
            <w:tcW w:w="10456" w:type="dxa"/>
            <w:vAlign w:val="center"/>
          </w:tcPr>
          <w:p w14:paraId="3ECA106A" w14:textId="77777777" w:rsidR="000A3718" w:rsidRDefault="000A3718">
            <w:pPr>
              <w:spacing w:after="0"/>
            </w:pPr>
          </w:p>
        </w:tc>
      </w:tr>
    </w:tbl>
    <w:p w14:paraId="3ECA106C" w14:textId="77777777" w:rsidR="000A3718" w:rsidRDefault="00BE7DC3">
      <w:pPr>
        <w:pStyle w:val="caseheading4second"/>
      </w:pPr>
      <w:r>
        <w:rPr>
          <w:rFonts w:hint="eastAsia"/>
        </w:rPr>
        <w:t>具体的な取組内容（詳細）</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71" w14:textId="77777777">
        <w:trPr>
          <w:trHeight w:val="567"/>
        </w:trPr>
        <w:tc>
          <w:tcPr>
            <w:tcW w:w="10456" w:type="dxa"/>
          </w:tcPr>
          <w:p w14:paraId="3ECA1070" w14:textId="3B5F1363" w:rsidR="000A3718" w:rsidRDefault="000A3718"/>
        </w:tc>
      </w:tr>
    </w:tbl>
    <w:p w14:paraId="3ECA107D" w14:textId="77777777" w:rsidR="000A3718" w:rsidRDefault="000A3718"/>
    <w:p w14:paraId="3ECA107E" w14:textId="77777777" w:rsidR="000A3718" w:rsidRDefault="00BE7DC3">
      <w:pPr>
        <w:pStyle w:val="caseheading2"/>
      </w:pPr>
      <w:r>
        <w:rPr>
          <w:rFonts w:hint="eastAsia"/>
        </w:rPr>
        <w:t>4.</w:t>
      </w:r>
      <w:r>
        <w:rPr>
          <w:rFonts w:hint="eastAsia"/>
        </w:rPr>
        <w:t>補助事業の効果</w:t>
      </w:r>
    </w:p>
    <w:p w14:paraId="3ECA107F" w14:textId="77777777" w:rsidR="000A3718" w:rsidRDefault="00BE7DC3">
      <w:pPr>
        <w:pStyle w:val="caseheading3"/>
      </w:pPr>
      <w:r>
        <w:rPr>
          <w:rFonts w:hint="eastAsia"/>
        </w:rPr>
        <w:t>4-1.</w:t>
      </w:r>
      <w:r>
        <w:rPr>
          <w:rFonts w:hint="eastAsia"/>
        </w:rPr>
        <w:t>取組の効果</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2" w14:textId="77777777">
        <w:trPr>
          <w:trHeight w:val="18"/>
        </w:trPr>
        <w:tc>
          <w:tcPr>
            <w:tcW w:w="10456" w:type="dxa"/>
          </w:tcPr>
          <w:p w14:paraId="4EBB5A06" w14:textId="4FF6AAA5" w:rsidR="00D27076" w:rsidRPr="00D27076" w:rsidRDefault="007A7EC3" w:rsidP="00D27076">
            <w:pPr>
              <w:spacing w:after="60"/>
              <w:rPr>
                <w:ins w:id="60" w:author="Nana Yamakawa" w:date="2025-11-18T10:28:00Z" w16du:dateUtc="2025-11-18T01:28:00Z"/>
              </w:rPr>
            </w:pPr>
            <w:del w:id="61" w:author="Nana Yamakawa" w:date="2025-11-18T10:28:00Z" w16du:dateUtc="2025-11-18T01:28:00Z">
              <w:r w:rsidRPr="007A7EC3">
                <w:delText xml:space="preserve">  </w:delText>
              </w:r>
            </w:del>
            <w:ins w:id="62" w:author="Nana Yamakawa" w:date="2025-11-18T10:28:00Z" w16du:dateUtc="2025-11-18T01:28:00Z">
              <w:r w:rsidR="00D27076" w:rsidRPr="00D27076">
                <w:t>本事業の実施により、以下の具体的な効果が期待される。</w:t>
              </w:r>
            </w:ins>
          </w:p>
          <w:p w14:paraId="0479813C" w14:textId="77777777" w:rsidR="00D27076" w:rsidRPr="00D27076" w:rsidRDefault="00D27076" w:rsidP="00D27076">
            <w:pPr>
              <w:numPr>
                <w:ilvl w:val="0"/>
                <w:numId w:val="65"/>
              </w:numPr>
              <w:spacing w:after="60"/>
              <w:pPrChange w:id="63" w:author="Nana Yamakawa" w:date="2025-11-18T10:28:00Z" w16du:dateUtc="2025-11-18T01:28:00Z">
                <w:pPr>
                  <w:framePr w:hSpace="170" w:wrap="around" w:vAnchor="text" w:hAnchor="text" w:y="1"/>
                  <w:spacing w:after="60"/>
                  <w:suppressOverlap/>
                </w:pPr>
              </w:pPrChange>
            </w:pPr>
            <w:r w:rsidRPr="00D27076">
              <w:rPr>
                <w:b/>
                <w:rPrChange w:id="64" w:author="Nana Yamakawa" w:date="2025-11-18T10:28:00Z" w16du:dateUtc="2025-11-18T01:28:00Z">
                  <w:rPr/>
                </w:rPrChange>
              </w:rPr>
              <w:t>英検準会場受験者数：＋</w:t>
            </w:r>
            <w:r w:rsidRPr="00D27076">
              <w:rPr>
                <w:b/>
                <w:rPrChange w:id="65" w:author="Nana Yamakawa" w:date="2025-11-18T10:28:00Z" w16du:dateUtc="2025-11-18T01:28:00Z">
                  <w:rPr/>
                </w:rPrChange>
              </w:rPr>
              <w:t>30</w:t>
            </w:r>
            <w:r w:rsidRPr="00D27076">
              <w:rPr>
                <w:b/>
                <w:rPrChange w:id="66" w:author="Nana Yamakawa" w:date="2025-11-18T10:28:00Z" w16du:dateUtc="2025-11-18T01:28:00Z">
                  <w:rPr/>
                </w:rPrChange>
              </w:rPr>
              <w:t>名</w:t>
            </w:r>
            <w:ins w:id="67" w:author="Nana Yamakawa" w:date="2025-11-18T10:28:00Z" w16du:dateUtc="2025-11-18T01:28:00Z">
              <w:r w:rsidRPr="00D27076">
                <w:br/>
              </w:r>
              <w:r w:rsidRPr="00D27076">
                <w:t>西馬込教室の学習環境・</w:t>
              </w:r>
              <w:r w:rsidRPr="00D27076">
                <w:t>CBT</w:t>
              </w:r>
              <w:r w:rsidRPr="00D27076">
                <w:t>対応強化により、既存生＋外部生受験希望者が増加する。</w:t>
              </w:r>
            </w:ins>
          </w:p>
          <w:p w14:paraId="445F813C" w14:textId="44FD5E06" w:rsidR="00D27076" w:rsidRPr="00D27076" w:rsidRDefault="007A7EC3" w:rsidP="00D27076">
            <w:pPr>
              <w:numPr>
                <w:ilvl w:val="0"/>
                <w:numId w:val="65"/>
              </w:numPr>
              <w:spacing w:after="60"/>
              <w:pPrChange w:id="68" w:author="Nana Yamakawa" w:date="2025-11-18T10:28:00Z" w16du:dateUtc="2025-11-18T01:28:00Z">
                <w:pPr>
                  <w:framePr w:hSpace="170" w:wrap="around" w:vAnchor="text" w:hAnchor="text" w:y="1"/>
                  <w:spacing w:after="60"/>
                  <w:suppressOverlap/>
                </w:pPr>
              </w:pPrChange>
            </w:pPr>
            <w:del w:id="69" w:author="Nana Yamakawa" w:date="2025-11-18T10:28:00Z" w16du:dateUtc="2025-11-18T01:28:00Z">
              <w:r w:rsidRPr="007A7EC3">
                <w:delText xml:space="preserve">  </w:delText>
              </w:r>
            </w:del>
            <w:r w:rsidR="00D27076" w:rsidRPr="00D27076">
              <w:rPr>
                <w:b/>
                <w:rPrChange w:id="70" w:author="Nana Yamakawa" w:date="2025-11-18T10:28:00Z" w16du:dateUtc="2025-11-18T01:28:00Z">
                  <w:rPr/>
                </w:rPrChange>
              </w:rPr>
              <w:t>自習室利用率：＋</w:t>
            </w:r>
            <w:r w:rsidR="00D27076" w:rsidRPr="00D27076">
              <w:rPr>
                <w:b/>
                <w:rPrChange w:id="71" w:author="Nana Yamakawa" w:date="2025-11-18T10:28:00Z" w16du:dateUtc="2025-11-18T01:28:00Z">
                  <w:rPr/>
                </w:rPrChange>
              </w:rPr>
              <w:t>25</w:t>
            </w:r>
            <w:r w:rsidR="00D27076" w:rsidRPr="00D27076">
              <w:rPr>
                <w:b/>
                <w:rPrChange w:id="72" w:author="Nana Yamakawa" w:date="2025-11-18T10:28:00Z" w16du:dateUtc="2025-11-18T01:28:00Z">
                  <w:rPr/>
                </w:rPrChange>
              </w:rPr>
              <w:t>％</w:t>
            </w:r>
            <w:ins w:id="73" w:author="Nana Yamakawa" w:date="2025-11-18T10:28:00Z" w16du:dateUtc="2025-11-18T01:28:00Z">
              <w:r w:rsidR="00D27076" w:rsidRPr="00D27076">
                <w:br/>
              </w:r>
              <w:r w:rsidR="00D27076" w:rsidRPr="00D27076">
                <w:t>自習室を半個室型に改装することで集中しやすくなり、放課後利用が増加する。</w:t>
              </w:r>
            </w:ins>
          </w:p>
          <w:p w14:paraId="1EEDBB9B" w14:textId="470CDD1A" w:rsidR="00D27076" w:rsidRPr="00D27076" w:rsidRDefault="007A7EC3" w:rsidP="00D27076">
            <w:pPr>
              <w:numPr>
                <w:ilvl w:val="0"/>
                <w:numId w:val="65"/>
              </w:numPr>
              <w:spacing w:after="60"/>
              <w:pPrChange w:id="74" w:author="Nana Yamakawa" w:date="2025-11-18T10:28:00Z" w16du:dateUtc="2025-11-18T01:28:00Z">
                <w:pPr>
                  <w:framePr w:hSpace="170" w:wrap="around" w:vAnchor="text" w:hAnchor="text" w:y="1"/>
                  <w:spacing w:after="60"/>
                  <w:suppressOverlap/>
                </w:pPr>
              </w:pPrChange>
            </w:pPr>
            <w:del w:id="75" w:author="Nana Yamakawa" w:date="2025-11-18T10:28:00Z" w16du:dateUtc="2025-11-18T01:28:00Z">
              <w:r w:rsidRPr="007A7EC3">
                <w:delText xml:space="preserve">  </w:delText>
              </w:r>
              <w:r w:rsidRPr="007A7EC3">
                <w:delText>理社</w:delText>
              </w:r>
            </w:del>
            <w:ins w:id="76" w:author="Nana Yamakawa" w:date="2025-11-18T10:28:00Z" w16du:dateUtc="2025-11-18T01:28:00Z">
              <w:r w:rsidR="00D27076" w:rsidRPr="00D27076">
                <w:rPr>
                  <w:b/>
                  <w:bCs/>
                </w:rPr>
                <w:t>理科・社会</w:t>
              </w:r>
            </w:ins>
            <w:r w:rsidR="00D27076" w:rsidRPr="00D27076">
              <w:rPr>
                <w:b/>
                <w:rPrChange w:id="77" w:author="Nana Yamakawa" w:date="2025-11-18T10:28:00Z" w16du:dateUtc="2025-11-18T01:28:00Z">
                  <w:rPr/>
                </w:rPrChange>
              </w:rPr>
              <w:t>テスト平均点：＋</w:t>
            </w:r>
            <w:r w:rsidR="00D27076" w:rsidRPr="00D27076">
              <w:rPr>
                <w:b/>
                <w:rPrChange w:id="78" w:author="Nana Yamakawa" w:date="2025-11-18T10:28:00Z" w16du:dateUtc="2025-11-18T01:28:00Z">
                  <w:rPr/>
                </w:rPrChange>
              </w:rPr>
              <w:t>5</w:t>
            </w:r>
            <w:r w:rsidR="00D27076" w:rsidRPr="00D27076">
              <w:rPr>
                <w:b/>
                <w:rPrChange w:id="79" w:author="Nana Yamakawa" w:date="2025-11-18T10:28:00Z" w16du:dateUtc="2025-11-18T01:28:00Z">
                  <w:rPr/>
                </w:rPrChange>
              </w:rPr>
              <w:t>点</w:t>
            </w:r>
            <w:ins w:id="80" w:author="Nana Yamakawa" w:date="2025-11-18T10:28:00Z" w16du:dateUtc="2025-11-18T01:28:00Z">
              <w:r w:rsidR="00D27076" w:rsidRPr="00D27076">
                <w:br/>
              </w:r>
              <w:r w:rsidR="00D27076" w:rsidRPr="00D27076">
                <w:t>「</w:t>
              </w:r>
              <w:r w:rsidR="00D27076" w:rsidRPr="00D27076">
                <w:t>e</w:t>
              </w:r>
              <w:r w:rsidR="00D27076" w:rsidRPr="00D27076">
                <w:t>トレ」による</w:t>
              </w:r>
              <w:r w:rsidR="00D27076" w:rsidRPr="00D27076">
                <w:t>ICT</w:t>
              </w:r>
              <w:r w:rsidR="00D27076" w:rsidRPr="00D27076">
                <w:t>自学支援により、暗記科目の定着度が向上する。</w:t>
              </w:r>
            </w:ins>
          </w:p>
          <w:p w14:paraId="2142F6DD" w14:textId="538B0EE1" w:rsidR="00D27076" w:rsidRPr="00D27076" w:rsidRDefault="007A7EC3" w:rsidP="00D27076">
            <w:pPr>
              <w:numPr>
                <w:ilvl w:val="0"/>
                <w:numId w:val="65"/>
              </w:numPr>
              <w:spacing w:after="60"/>
              <w:pPrChange w:id="81" w:author="Nana Yamakawa" w:date="2025-11-18T10:28:00Z" w16du:dateUtc="2025-11-18T01:28:00Z">
                <w:pPr>
                  <w:framePr w:hSpace="170" w:wrap="around" w:vAnchor="text" w:hAnchor="text" w:y="1"/>
                  <w:spacing w:after="60"/>
                  <w:suppressOverlap/>
                </w:pPr>
              </w:pPrChange>
            </w:pPr>
            <w:del w:id="82" w:author="Nana Yamakawa" w:date="2025-11-18T10:28:00Z" w16du:dateUtc="2025-11-18T01:28:00Z">
              <w:r w:rsidRPr="007A7EC3">
                <w:delText xml:space="preserve">  </w:delText>
              </w:r>
            </w:del>
            <w:r w:rsidR="00D27076" w:rsidRPr="00D27076">
              <w:rPr>
                <w:b/>
                <w:rPrChange w:id="83" w:author="Nana Yamakawa" w:date="2025-11-18T10:28:00Z" w16du:dateUtc="2025-11-18T01:28:00Z">
                  <w:rPr/>
                </w:rPrChange>
              </w:rPr>
              <w:t>通塾継続率：＋</w:t>
            </w:r>
            <w:r w:rsidR="00D27076" w:rsidRPr="00D27076">
              <w:rPr>
                <w:b/>
                <w:rPrChange w:id="84" w:author="Nana Yamakawa" w:date="2025-11-18T10:28:00Z" w16du:dateUtc="2025-11-18T01:28:00Z">
                  <w:rPr/>
                </w:rPrChange>
              </w:rPr>
              <w:t>10</w:t>
            </w:r>
            <w:r w:rsidR="00D27076" w:rsidRPr="00D27076">
              <w:rPr>
                <w:b/>
                <w:rPrChange w:id="85" w:author="Nana Yamakawa" w:date="2025-11-18T10:28:00Z" w16du:dateUtc="2025-11-18T01:28:00Z">
                  <w:rPr/>
                </w:rPrChange>
              </w:rPr>
              <w:t>％</w:t>
            </w:r>
            <w:ins w:id="86" w:author="Nana Yamakawa" w:date="2025-11-18T10:28:00Z" w16du:dateUtc="2025-11-18T01:28:00Z">
              <w:r w:rsidR="00D27076" w:rsidRPr="00D27076">
                <w:br/>
              </w:r>
              <w:r w:rsidR="00D27076" w:rsidRPr="00D27076">
                <w:t>教室環境改善と学習成果の可視化により継続率が向上し、解約率が減少する。</w:t>
              </w:r>
            </w:ins>
          </w:p>
          <w:p w14:paraId="21052FB0" w14:textId="78C3FEDE" w:rsidR="00D27076" w:rsidRPr="00D27076" w:rsidRDefault="007A7EC3" w:rsidP="00D27076">
            <w:pPr>
              <w:numPr>
                <w:ilvl w:val="0"/>
                <w:numId w:val="65"/>
              </w:numPr>
              <w:spacing w:after="60"/>
              <w:rPr>
                <w:ins w:id="87" w:author="Nana Yamakawa" w:date="2025-11-18T10:28:00Z" w16du:dateUtc="2025-11-18T01:28:00Z"/>
              </w:rPr>
            </w:pPr>
            <w:del w:id="88" w:author="Nana Yamakawa" w:date="2025-11-18T10:28:00Z" w16du:dateUtc="2025-11-18T01:28:00Z">
              <w:r w:rsidRPr="007A7EC3">
                <w:delText xml:space="preserve">  </w:delText>
              </w:r>
            </w:del>
            <w:r w:rsidR="00D27076" w:rsidRPr="00D27076">
              <w:rPr>
                <w:b/>
                <w:rPrChange w:id="89" w:author="Nana Yamakawa" w:date="2025-11-18T10:28:00Z" w16du:dateUtc="2025-11-18T01:28:00Z">
                  <w:rPr/>
                </w:rPrChange>
              </w:rPr>
              <w:t>教育</w:t>
            </w:r>
            <w:r w:rsidR="00D27076" w:rsidRPr="00D27076">
              <w:rPr>
                <w:b/>
                <w:rPrChange w:id="90" w:author="Nana Yamakawa" w:date="2025-11-18T10:28:00Z" w16du:dateUtc="2025-11-18T01:28:00Z">
                  <w:rPr/>
                </w:rPrChange>
              </w:rPr>
              <w:t>×</w:t>
            </w:r>
            <w:r w:rsidR="00D27076" w:rsidRPr="00D27076">
              <w:rPr>
                <w:b/>
                <w:rPrChange w:id="91" w:author="Nana Yamakawa" w:date="2025-11-18T10:28:00Z" w16du:dateUtc="2025-11-18T01:28:00Z">
                  <w:rPr/>
                </w:rPrChange>
              </w:rPr>
              <w:t>美容プラン</w:t>
            </w:r>
            <w:del w:id="92" w:author="Nana Yamakawa" w:date="2025-11-18T10:28:00Z" w16du:dateUtc="2025-11-18T01:28:00Z">
              <w:r w:rsidRPr="007A7EC3">
                <w:delText>による</w:delText>
              </w:r>
            </w:del>
            <w:r w:rsidR="00D27076" w:rsidRPr="00D27076">
              <w:rPr>
                <w:b/>
                <w:rPrChange w:id="93" w:author="Nana Yamakawa" w:date="2025-11-18T10:28:00Z" w16du:dateUtc="2025-11-18T01:28:00Z">
                  <w:rPr/>
                </w:rPrChange>
              </w:rPr>
              <w:t>新規</w:t>
            </w:r>
            <w:del w:id="94" w:author="Nana Yamakawa" w:date="2025-11-18T10:28:00Z" w16du:dateUtc="2025-11-18T01:28:00Z">
              <w:r w:rsidRPr="007A7EC3">
                <w:delText>顧客数</w:delText>
              </w:r>
            </w:del>
            <w:ins w:id="95" w:author="Nana Yamakawa" w:date="2025-11-18T10:28:00Z" w16du:dateUtc="2025-11-18T01:28:00Z">
              <w:r w:rsidR="00D27076" w:rsidRPr="00D27076">
                <w:rPr>
                  <w:b/>
                  <w:bCs/>
                </w:rPr>
                <w:t>顧客</w:t>
              </w:r>
            </w:ins>
            <w:r w:rsidR="00D27076" w:rsidRPr="00D27076">
              <w:rPr>
                <w:b/>
                <w:rPrChange w:id="96" w:author="Nana Yamakawa" w:date="2025-11-18T10:28:00Z" w16du:dateUtc="2025-11-18T01:28:00Z">
                  <w:rPr/>
                </w:rPrChange>
              </w:rPr>
              <w:t>：年</w:t>
            </w:r>
            <w:r w:rsidR="00D27076" w:rsidRPr="00D27076">
              <w:rPr>
                <w:b/>
                <w:rPrChange w:id="97" w:author="Nana Yamakawa" w:date="2025-11-18T10:28:00Z" w16du:dateUtc="2025-11-18T01:28:00Z">
                  <w:rPr/>
                </w:rPrChange>
              </w:rPr>
              <w:t>8</w:t>
            </w:r>
            <w:r w:rsidR="00D27076" w:rsidRPr="00D27076">
              <w:rPr>
                <w:b/>
                <w:rPrChange w:id="98" w:author="Nana Yamakawa" w:date="2025-11-18T10:28:00Z" w16du:dateUtc="2025-11-18T01:28:00Z">
                  <w:rPr/>
                </w:rPrChange>
              </w:rPr>
              <w:t>人</w:t>
            </w:r>
            <w:ins w:id="99" w:author="Nana Yamakawa" w:date="2025-11-18T10:28:00Z" w16du:dateUtc="2025-11-18T01:28:00Z">
              <w:r w:rsidR="00D27076" w:rsidRPr="00D27076">
                <w:br/>
              </w:r>
              <w:r w:rsidR="00D27076" w:rsidRPr="00D27076">
                <w:t>サロン顧客（母親層）と英検講習のクロス誘導により、新規顧客獲得が可能となる。</w:t>
              </w:r>
            </w:ins>
          </w:p>
          <w:p w14:paraId="3ECA1081" w14:textId="61E60015" w:rsidR="000A3718" w:rsidRPr="007A7EC3" w:rsidRDefault="000A3718" w:rsidP="007A7EC3">
            <w:pPr>
              <w:spacing w:after="60"/>
            </w:pPr>
          </w:p>
        </w:tc>
      </w:tr>
    </w:tbl>
    <w:p w14:paraId="3ECA1083" w14:textId="77777777" w:rsidR="000A3718" w:rsidRDefault="00BE7DC3">
      <w:pPr>
        <w:pStyle w:val="caseheading3"/>
      </w:pPr>
      <w:r>
        <w:rPr>
          <w:rFonts w:hint="eastAsia"/>
        </w:rPr>
        <w:t>4-2.</w:t>
      </w:r>
      <w:r>
        <w:rPr>
          <w:rFonts w:hint="eastAsia"/>
        </w:rPr>
        <w:t>効果の試算</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B" w14:textId="77777777">
        <w:trPr>
          <w:trHeight w:val="563"/>
        </w:trPr>
        <w:tc>
          <w:tcPr>
            <w:tcW w:w="10456" w:type="dxa"/>
          </w:tcPr>
          <w:p w14:paraId="3ECA1085" w14:textId="77777777" w:rsidR="000A3718" w:rsidRDefault="00BE7DC3" w:rsidP="00D14DD9">
            <w:pPr>
              <w:pStyle w:val="caseheading4first"/>
              <w:framePr w:hSpace="0" w:wrap="auto" w:vAnchor="margin" w:yAlign="inline"/>
              <w:numPr>
                <w:ilvl w:val="0"/>
                <w:numId w:val="71"/>
              </w:numPr>
              <w:suppressOverlap w:val="0"/>
              <w:pPrChange w:id="100" w:author="Nana Yamakawa" w:date="2025-11-18T10:28:00Z" w16du:dateUtc="2025-11-18T01:28:00Z">
                <w:pPr>
                  <w:pStyle w:val="caseheading4first"/>
                  <w:framePr w:wrap="around"/>
                </w:pPr>
              </w:pPrChange>
            </w:pPr>
            <w:r>
              <w:rPr>
                <w:rFonts w:hint="eastAsia"/>
              </w:rPr>
              <w:lastRenderedPageBreak/>
              <w:t>4-2-1.</w:t>
            </w:r>
            <w:r>
              <w:rPr>
                <w:rFonts w:hint="eastAsia"/>
              </w:rPr>
              <w:t>算出根拠</w:t>
            </w:r>
          </w:p>
          <w:p w14:paraId="386A8A00" w14:textId="76293F5C" w:rsidR="00D14DD9" w:rsidRPr="00D14DD9" w:rsidRDefault="00D14DD9" w:rsidP="00D14DD9">
            <w:pPr>
              <w:pStyle w:val="a9"/>
              <w:numPr>
                <w:ilvl w:val="0"/>
                <w:numId w:val="66"/>
              </w:numPr>
              <w:spacing w:after="60"/>
              <w:rPr>
                <w:ins w:id="101" w:author="Nana Yamakawa" w:date="2025-11-18T10:28:00Z" w16du:dateUtc="2025-11-18T01:28:00Z"/>
              </w:rPr>
            </w:pPr>
            <w:ins w:id="102" w:author="Nana Yamakawa" w:date="2025-11-18T10:28:00Z" w16du:dateUtc="2025-11-18T01:28:00Z">
              <w:r w:rsidRPr="00D14DD9">
                <w:rPr>
                  <w:b/>
                  <w:bCs/>
                </w:rPr>
                <w:t>英検準会場受験者数：＋</w:t>
              </w:r>
              <w:r w:rsidRPr="00D14DD9">
                <w:rPr>
                  <w:b/>
                  <w:bCs/>
                </w:rPr>
                <w:t>30</w:t>
              </w:r>
              <w:r w:rsidRPr="00D14DD9">
                <w:rPr>
                  <w:b/>
                  <w:bCs/>
                </w:rPr>
                <w:t>名</w:t>
              </w:r>
            </w:ins>
          </w:p>
          <w:p w14:paraId="6A3CF252" w14:textId="77777777" w:rsidR="00D14DD9" w:rsidRPr="00D14DD9" w:rsidRDefault="00D14DD9" w:rsidP="00D14DD9">
            <w:pPr>
              <w:numPr>
                <w:ilvl w:val="0"/>
                <w:numId w:val="71"/>
              </w:numPr>
              <w:spacing w:after="60"/>
              <w:rPr>
                <w:ins w:id="103" w:author="Nana Yamakawa" w:date="2025-11-18T10:28:00Z" w16du:dateUtc="2025-11-18T01:28:00Z"/>
              </w:rPr>
            </w:pPr>
            <w:ins w:id="104" w:author="Nana Yamakawa" w:date="2025-11-18T10:28:00Z" w16du:dateUtc="2025-11-18T01:28:00Z">
              <w:r w:rsidRPr="00D14DD9">
                <w:t>現状：内部生</w:t>
              </w:r>
              <w:r w:rsidRPr="00D14DD9">
                <w:t>12</w:t>
              </w:r>
              <w:r w:rsidRPr="00D14DD9">
                <w:t>名＋外部生</w:t>
              </w:r>
              <w:r w:rsidRPr="00D14DD9">
                <w:t>4</w:t>
              </w:r>
              <w:r w:rsidRPr="00D14DD9">
                <w:t>名</w:t>
              </w:r>
            </w:ins>
          </w:p>
          <w:p w14:paraId="3F292934" w14:textId="77777777" w:rsidR="00D14DD9" w:rsidRPr="00D14DD9" w:rsidRDefault="00D14DD9" w:rsidP="00D14DD9">
            <w:pPr>
              <w:numPr>
                <w:ilvl w:val="0"/>
                <w:numId w:val="71"/>
              </w:numPr>
              <w:spacing w:after="60"/>
              <w:rPr>
                <w:ins w:id="105" w:author="Nana Yamakawa" w:date="2025-11-18T10:28:00Z" w16du:dateUtc="2025-11-18T01:28:00Z"/>
              </w:rPr>
            </w:pPr>
            <w:ins w:id="106" w:author="Nana Yamakawa" w:date="2025-11-18T10:28:00Z" w16du:dateUtc="2025-11-18T01:28:00Z">
              <w:r w:rsidRPr="00D14DD9">
                <w:t>改修後：内部生</w:t>
              </w:r>
              <w:r w:rsidRPr="00D14DD9">
                <w:t>20</w:t>
              </w:r>
              <w:r w:rsidRPr="00D14DD9">
                <w:t>名＋外部生</w:t>
              </w:r>
              <w:r w:rsidRPr="00D14DD9">
                <w:t>26</w:t>
              </w:r>
              <w:r w:rsidRPr="00D14DD9">
                <w:t>名（年間</w:t>
              </w:r>
              <w:r w:rsidRPr="00D14DD9">
                <w:t>2</w:t>
              </w:r>
              <w:r w:rsidRPr="00D14DD9">
                <w:t>回開催</w:t>
              </w:r>
              <w:r w:rsidRPr="00D14DD9">
                <w:t>×13</w:t>
              </w:r>
              <w:r w:rsidRPr="00D14DD9">
                <w:t>名程度）</w:t>
              </w:r>
              <w:r w:rsidRPr="00D14DD9">
                <w:br/>
                <w:t xml:space="preserve">→ </w:t>
              </w:r>
              <w:r w:rsidRPr="00D14DD9">
                <w:rPr>
                  <w:b/>
                  <w:bCs/>
                </w:rPr>
                <w:t>合計＋</w:t>
              </w:r>
              <w:r w:rsidRPr="00D14DD9">
                <w:rPr>
                  <w:b/>
                  <w:bCs/>
                </w:rPr>
                <w:t>30</w:t>
              </w:r>
              <w:r w:rsidRPr="00D14DD9">
                <w:rPr>
                  <w:b/>
                  <w:bCs/>
                </w:rPr>
                <w:t>名の増加を見込む</w:t>
              </w:r>
            </w:ins>
          </w:p>
          <w:p w14:paraId="291E7B92" w14:textId="6236C91B" w:rsidR="00D14DD9" w:rsidRPr="00D14DD9" w:rsidRDefault="00D14DD9" w:rsidP="00D14DD9">
            <w:pPr>
              <w:pStyle w:val="a9"/>
              <w:numPr>
                <w:ilvl w:val="0"/>
                <w:numId w:val="67"/>
              </w:numPr>
              <w:spacing w:after="60"/>
              <w:rPr>
                <w:ins w:id="107" w:author="Nana Yamakawa" w:date="2025-11-18T10:28:00Z" w16du:dateUtc="2025-11-18T01:28:00Z"/>
              </w:rPr>
            </w:pPr>
            <w:ins w:id="108" w:author="Nana Yamakawa" w:date="2025-11-18T10:28:00Z" w16du:dateUtc="2025-11-18T01:28:00Z">
              <w:r w:rsidRPr="00D14DD9">
                <w:rPr>
                  <w:b/>
                  <w:bCs/>
                </w:rPr>
                <w:t>自習室利用率：＋</w:t>
              </w:r>
              <w:r w:rsidRPr="00D14DD9">
                <w:rPr>
                  <w:b/>
                  <w:bCs/>
                </w:rPr>
                <w:t>25</w:t>
              </w:r>
              <w:r w:rsidRPr="00D14DD9">
                <w:rPr>
                  <w:b/>
                  <w:bCs/>
                </w:rPr>
                <w:t>％</w:t>
              </w:r>
            </w:ins>
          </w:p>
          <w:p w14:paraId="1177550D" w14:textId="77777777" w:rsidR="00D14DD9" w:rsidRPr="00D14DD9" w:rsidRDefault="00D14DD9" w:rsidP="00D14DD9">
            <w:pPr>
              <w:numPr>
                <w:ilvl w:val="0"/>
                <w:numId w:val="71"/>
              </w:numPr>
              <w:spacing w:after="60"/>
              <w:rPr>
                <w:ins w:id="109" w:author="Nana Yamakawa" w:date="2025-11-18T10:28:00Z" w16du:dateUtc="2025-11-18T01:28:00Z"/>
              </w:rPr>
            </w:pPr>
            <w:ins w:id="110" w:author="Nana Yamakawa" w:date="2025-11-18T10:28:00Z" w16du:dateUtc="2025-11-18T01:28:00Z">
              <w:r w:rsidRPr="00D14DD9">
                <w:t>現状：利用率</w:t>
              </w:r>
              <w:r w:rsidRPr="00D14DD9">
                <w:t>40</w:t>
              </w:r>
              <w:r w:rsidRPr="00D14DD9">
                <w:t>％</w:t>
              </w:r>
            </w:ins>
          </w:p>
          <w:p w14:paraId="2A06925D" w14:textId="77777777" w:rsidR="00D14DD9" w:rsidRPr="00D14DD9" w:rsidRDefault="00D14DD9" w:rsidP="00D14DD9">
            <w:pPr>
              <w:numPr>
                <w:ilvl w:val="0"/>
                <w:numId w:val="71"/>
              </w:numPr>
              <w:spacing w:after="60"/>
              <w:rPr>
                <w:ins w:id="111" w:author="Nana Yamakawa" w:date="2025-11-18T10:28:00Z" w16du:dateUtc="2025-11-18T01:28:00Z"/>
              </w:rPr>
            </w:pPr>
            <w:ins w:id="112" w:author="Nana Yamakawa" w:date="2025-11-18T10:28:00Z" w16du:dateUtc="2025-11-18T01:28:00Z">
              <w:r w:rsidRPr="00D14DD9">
                <w:t>改装（半個室化・照明改善）後：</w:t>
              </w:r>
              <w:r w:rsidRPr="00D14DD9">
                <w:t>50</w:t>
              </w:r>
              <w:r w:rsidRPr="00D14DD9">
                <w:t>％</w:t>
              </w:r>
              <w:r w:rsidRPr="00D14DD9">
                <w:t>→65</w:t>
              </w:r>
              <w:r w:rsidRPr="00D14DD9">
                <w:t>％へ</w:t>
              </w:r>
              <w:r w:rsidRPr="00D14DD9">
                <w:br/>
                <w:t xml:space="preserve">→ </w:t>
              </w:r>
              <w:r w:rsidRPr="00D14DD9">
                <w:rPr>
                  <w:b/>
                  <w:bCs/>
                </w:rPr>
                <w:t>利用率</w:t>
              </w:r>
              <w:r w:rsidRPr="00D14DD9">
                <w:rPr>
                  <w:b/>
                  <w:bCs/>
                </w:rPr>
                <w:t>25</w:t>
              </w:r>
              <w:r w:rsidRPr="00D14DD9">
                <w:rPr>
                  <w:b/>
                  <w:bCs/>
                </w:rPr>
                <w:t>％増</w:t>
              </w:r>
            </w:ins>
          </w:p>
          <w:p w14:paraId="5929CDEE" w14:textId="5F19C13F" w:rsidR="00D14DD9" w:rsidRPr="00D14DD9" w:rsidRDefault="00D14DD9" w:rsidP="00D14DD9">
            <w:pPr>
              <w:pStyle w:val="a9"/>
              <w:numPr>
                <w:ilvl w:val="0"/>
                <w:numId w:val="68"/>
              </w:numPr>
              <w:spacing w:after="60"/>
              <w:rPr>
                <w:ins w:id="113" w:author="Nana Yamakawa" w:date="2025-11-18T10:28:00Z" w16du:dateUtc="2025-11-18T01:28:00Z"/>
              </w:rPr>
            </w:pPr>
            <w:ins w:id="114" w:author="Nana Yamakawa" w:date="2025-11-18T10:28:00Z" w16du:dateUtc="2025-11-18T01:28:00Z">
              <w:r w:rsidRPr="00D14DD9">
                <w:rPr>
                  <w:b/>
                  <w:bCs/>
                </w:rPr>
                <w:t>理科・社会テスト平均点：＋</w:t>
              </w:r>
              <w:r w:rsidRPr="00D14DD9">
                <w:rPr>
                  <w:b/>
                  <w:bCs/>
                </w:rPr>
                <w:t>5</w:t>
              </w:r>
              <w:r w:rsidRPr="00D14DD9">
                <w:rPr>
                  <w:b/>
                  <w:bCs/>
                </w:rPr>
                <w:t>点</w:t>
              </w:r>
            </w:ins>
          </w:p>
          <w:p w14:paraId="33CDFCA0" w14:textId="77777777" w:rsidR="00D14DD9" w:rsidRPr="00D14DD9" w:rsidRDefault="00D14DD9" w:rsidP="00D14DD9">
            <w:pPr>
              <w:numPr>
                <w:ilvl w:val="0"/>
                <w:numId w:val="71"/>
              </w:numPr>
              <w:spacing w:after="60"/>
              <w:rPr>
                <w:ins w:id="115" w:author="Nana Yamakawa" w:date="2025-11-18T10:28:00Z" w16du:dateUtc="2025-11-18T01:28:00Z"/>
              </w:rPr>
            </w:pPr>
            <w:ins w:id="116" w:author="Nana Yamakawa" w:date="2025-11-18T10:28:00Z" w16du:dateUtc="2025-11-18T01:28:00Z">
              <w:r w:rsidRPr="00D14DD9">
                <w:t>「</w:t>
              </w:r>
              <w:r w:rsidRPr="00D14DD9">
                <w:t>e</w:t>
              </w:r>
              <w:r w:rsidRPr="00D14DD9">
                <w:t>トレ」導入塾の平均改善値（塾コンソーシアム資料）</w:t>
              </w:r>
            </w:ins>
          </w:p>
          <w:p w14:paraId="006165D0" w14:textId="77777777" w:rsidR="00D14DD9" w:rsidRPr="00D14DD9" w:rsidRDefault="00D14DD9" w:rsidP="00D14DD9">
            <w:pPr>
              <w:numPr>
                <w:ilvl w:val="0"/>
                <w:numId w:val="71"/>
              </w:numPr>
              <w:spacing w:after="60"/>
              <w:rPr>
                <w:ins w:id="117" w:author="Nana Yamakawa" w:date="2025-11-18T10:28:00Z" w16du:dateUtc="2025-11-18T01:28:00Z"/>
              </w:rPr>
            </w:pPr>
            <w:ins w:id="118" w:author="Nana Yamakawa" w:date="2025-11-18T10:28:00Z" w16du:dateUtc="2025-11-18T01:28:00Z">
              <w:r w:rsidRPr="00D14DD9">
                <w:t>暗記科目の</w:t>
              </w:r>
              <w:r w:rsidRPr="00D14DD9">
                <w:t>ICT</w:t>
              </w:r>
              <w:r w:rsidRPr="00D14DD9">
                <w:t>化による定着率向上</w:t>
              </w:r>
              <w:r w:rsidRPr="00D14DD9">
                <w:br/>
                <w:t xml:space="preserve">→ </w:t>
              </w:r>
              <w:r w:rsidRPr="00D14DD9">
                <w:rPr>
                  <w:b/>
                  <w:bCs/>
                </w:rPr>
                <w:t>主要テストで平均＋</w:t>
              </w:r>
              <w:r w:rsidRPr="00D14DD9">
                <w:rPr>
                  <w:b/>
                  <w:bCs/>
                </w:rPr>
                <w:t>5</w:t>
              </w:r>
              <w:r w:rsidRPr="00D14DD9">
                <w:rPr>
                  <w:b/>
                  <w:bCs/>
                </w:rPr>
                <w:t>点を想定</w:t>
              </w:r>
            </w:ins>
          </w:p>
          <w:p w14:paraId="338B8E51" w14:textId="0C7B33D2" w:rsidR="00D14DD9" w:rsidRPr="00D14DD9" w:rsidRDefault="00D14DD9" w:rsidP="00D14DD9">
            <w:pPr>
              <w:pStyle w:val="a9"/>
              <w:numPr>
                <w:ilvl w:val="0"/>
                <w:numId w:val="69"/>
              </w:numPr>
              <w:spacing w:after="60"/>
              <w:rPr>
                <w:ins w:id="119" w:author="Nana Yamakawa" w:date="2025-11-18T10:28:00Z" w16du:dateUtc="2025-11-18T01:28:00Z"/>
              </w:rPr>
            </w:pPr>
            <w:ins w:id="120" w:author="Nana Yamakawa" w:date="2025-11-18T10:28:00Z" w16du:dateUtc="2025-11-18T01:28:00Z">
              <w:r w:rsidRPr="00D14DD9">
                <w:rPr>
                  <w:b/>
                  <w:bCs/>
                </w:rPr>
                <w:t>通塾継続率：＋</w:t>
              </w:r>
              <w:r w:rsidRPr="00D14DD9">
                <w:rPr>
                  <w:b/>
                  <w:bCs/>
                </w:rPr>
                <w:t>10</w:t>
              </w:r>
              <w:r w:rsidRPr="00D14DD9">
                <w:rPr>
                  <w:b/>
                  <w:bCs/>
                </w:rPr>
                <w:t>％</w:t>
              </w:r>
            </w:ins>
          </w:p>
          <w:p w14:paraId="0BDF8449" w14:textId="77777777" w:rsidR="00D14DD9" w:rsidRPr="00D14DD9" w:rsidRDefault="00D14DD9" w:rsidP="00D14DD9">
            <w:pPr>
              <w:numPr>
                <w:ilvl w:val="0"/>
                <w:numId w:val="71"/>
              </w:numPr>
              <w:spacing w:after="60"/>
              <w:rPr>
                <w:ins w:id="121" w:author="Nana Yamakawa" w:date="2025-11-18T10:28:00Z" w16du:dateUtc="2025-11-18T01:28:00Z"/>
              </w:rPr>
            </w:pPr>
            <w:ins w:id="122" w:author="Nana Yamakawa" w:date="2025-11-18T10:28:00Z" w16du:dateUtc="2025-11-18T01:28:00Z">
              <w:r w:rsidRPr="00D14DD9">
                <w:t>現状：年間継続率</w:t>
              </w:r>
              <w:r w:rsidRPr="00D14DD9">
                <w:t xml:space="preserve"> </w:t>
              </w:r>
              <w:r w:rsidRPr="00D14DD9">
                <w:t>約</w:t>
              </w:r>
              <w:r w:rsidRPr="00D14DD9">
                <w:t>80</w:t>
              </w:r>
              <w:r w:rsidRPr="00D14DD9">
                <w:t>％</w:t>
              </w:r>
            </w:ins>
          </w:p>
          <w:p w14:paraId="18E291A1" w14:textId="77777777" w:rsidR="00D14DD9" w:rsidRPr="00D14DD9" w:rsidRDefault="00D14DD9" w:rsidP="00D14DD9">
            <w:pPr>
              <w:numPr>
                <w:ilvl w:val="0"/>
                <w:numId w:val="71"/>
              </w:numPr>
              <w:spacing w:after="60"/>
              <w:rPr>
                <w:ins w:id="123" w:author="Nana Yamakawa" w:date="2025-11-18T10:28:00Z" w16du:dateUtc="2025-11-18T01:28:00Z"/>
              </w:rPr>
            </w:pPr>
            <w:ins w:id="124" w:author="Nana Yamakawa" w:date="2025-11-18T10:28:00Z" w16du:dateUtc="2025-11-18T01:28:00Z">
              <w:r w:rsidRPr="00D14DD9">
                <w:t>教室環境改善＆</w:t>
              </w:r>
              <w:r w:rsidRPr="00D14DD9">
                <w:t>ICT</w:t>
              </w:r>
              <w:r w:rsidRPr="00D14DD9">
                <w:t>導入により</w:t>
              </w:r>
              <w:r w:rsidRPr="00D14DD9">
                <w:t>90</w:t>
              </w:r>
              <w:r w:rsidRPr="00D14DD9">
                <w:t>％まで改善</w:t>
              </w:r>
              <w:r w:rsidRPr="00D14DD9">
                <w:br/>
                <w:t xml:space="preserve">→ </w:t>
              </w:r>
              <w:r w:rsidRPr="00D14DD9">
                <w:rPr>
                  <w:b/>
                  <w:bCs/>
                </w:rPr>
                <w:t>＋</w:t>
              </w:r>
              <w:r w:rsidRPr="00D14DD9">
                <w:rPr>
                  <w:b/>
                  <w:bCs/>
                </w:rPr>
                <w:t>10</w:t>
              </w:r>
              <w:r w:rsidRPr="00D14DD9">
                <w:rPr>
                  <w:b/>
                  <w:bCs/>
                </w:rPr>
                <w:t>％の向上</w:t>
              </w:r>
            </w:ins>
          </w:p>
          <w:p w14:paraId="46F98E4D" w14:textId="231B42A2" w:rsidR="00D14DD9" w:rsidRPr="00D14DD9" w:rsidRDefault="00D14DD9" w:rsidP="00D14DD9">
            <w:pPr>
              <w:pStyle w:val="a9"/>
              <w:numPr>
                <w:ilvl w:val="0"/>
                <w:numId w:val="70"/>
              </w:numPr>
              <w:spacing w:after="60"/>
              <w:rPr>
                <w:ins w:id="125" w:author="Nana Yamakawa" w:date="2025-11-18T10:28:00Z" w16du:dateUtc="2025-11-18T01:28:00Z"/>
              </w:rPr>
            </w:pPr>
            <w:ins w:id="126" w:author="Nana Yamakawa" w:date="2025-11-18T10:28:00Z" w16du:dateUtc="2025-11-18T01:28:00Z">
              <w:r w:rsidRPr="00D14DD9">
                <w:rPr>
                  <w:b/>
                  <w:bCs/>
                </w:rPr>
                <w:t>教育</w:t>
              </w:r>
              <w:r w:rsidRPr="00D14DD9">
                <w:rPr>
                  <w:b/>
                  <w:bCs/>
                </w:rPr>
                <w:t>×</w:t>
              </w:r>
              <w:r w:rsidRPr="00D14DD9">
                <w:rPr>
                  <w:b/>
                  <w:bCs/>
                </w:rPr>
                <w:t>美容プランによる新規顧客：年</w:t>
              </w:r>
              <w:r w:rsidRPr="00D14DD9">
                <w:rPr>
                  <w:b/>
                  <w:bCs/>
                </w:rPr>
                <w:t>8</w:t>
              </w:r>
              <w:r w:rsidRPr="00D14DD9">
                <w:rPr>
                  <w:b/>
                  <w:bCs/>
                </w:rPr>
                <w:t>人</w:t>
              </w:r>
            </w:ins>
          </w:p>
          <w:p w14:paraId="6ED4FE61" w14:textId="77777777" w:rsidR="00D14DD9" w:rsidRPr="00D14DD9" w:rsidRDefault="00D14DD9" w:rsidP="00D14DD9">
            <w:pPr>
              <w:numPr>
                <w:ilvl w:val="0"/>
                <w:numId w:val="71"/>
              </w:numPr>
              <w:spacing w:after="60"/>
              <w:rPr>
                <w:ins w:id="127" w:author="Nana Yamakawa" w:date="2025-11-18T10:28:00Z" w16du:dateUtc="2025-11-18T01:28:00Z"/>
              </w:rPr>
            </w:pPr>
            <w:ins w:id="128" w:author="Nana Yamakawa" w:date="2025-11-18T10:28:00Z" w16du:dateUtc="2025-11-18T01:28:00Z">
              <w:r w:rsidRPr="00D14DD9">
                <w:t>サロン既存顧客（月来店</w:t>
              </w:r>
              <w:r w:rsidRPr="00D14DD9">
                <w:t>200</w:t>
              </w:r>
              <w:r w:rsidRPr="00D14DD9">
                <w:t>名のうち子育て層約</w:t>
              </w:r>
              <w:r w:rsidRPr="00D14DD9">
                <w:t>40</w:t>
              </w:r>
              <w:r w:rsidRPr="00D14DD9">
                <w:t>名）</w:t>
              </w:r>
            </w:ins>
          </w:p>
          <w:p w14:paraId="7C2FCA58" w14:textId="77777777" w:rsidR="00D14DD9" w:rsidRPr="00D14DD9" w:rsidRDefault="00D14DD9" w:rsidP="00D14DD9">
            <w:pPr>
              <w:numPr>
                <w:ilvl w:val="0"/>
                <w:numId w:val="71"/>
              </w:numPr>
              <w:spacing w:after="60"/>
              <w:rPr>
                <w:ins w:id="129" w:author="Nana Yamakawa" w:date="2025-11-18T10:28:00Z" w16du:dateUtc="2025-11-18T01:28:00Z"/>
              </w:rPr>
            </w:pPr>
            <w:ins w:id="130" w:author="Nana Yamakawa" w:date="2025-11-18T10:28:00Z" w16du:dateUtc="2025-11-18T01:28:00Z">
              <w:r w:rsidRPr="00D14DD9">
                <w:t>年間のうち</w:t>
              </w:r>
              <w:r w:rsidRPr="00D14DD9">
                <w:t>20</w:t>
              </w:r>
              <w:r w:rsidRPr="00D14DD9">
                <w:t>％が教育サービスに関心</w:t>
              </w:r>
              <w:r w:rsidRPr="00D14DD9">
                <w:t>→8</w:t>
              </w:r>
              <w:r w:rsidRPr="00D14DD9">
                <w:t>名が実際の受講に転換</w:t>
              </w:r>
              <w:r w:rsidRPr="00D14DD9">
                <w:br/>
                <w:t xml:space="preserve">→ </w:t>
              </w:r>
              <w:r w:rsidRPr="00D14DD9">
                <w:rPr>
                  <w:b/>
                  <w:bCs/>
                </w:rPr>
                <w:t>初年度</w:t>
              </w:r>
              <w:r w:rsidRPr="00D14DD9">
                <w:rPr>
                  <w:b/>
                  <w:bCs/>
                </w:rPr>
                <w:t>8</w:t>
              </w:r>
              <w:r w:rsidRPr="00D14DD9">
                <w:rPr>
                  <w:b/>
                  <w:bCs/>
                </w:rPr>
                <w:t>名の新規顧客を見込む</w:t>
              </w:r>
            </w:ins>
          </w:p>
          <w:p w14:paraId="3ECA1086" w14:textId="77777777" w:rsidR="000A3718" w:rsidRPr="00D14DD9" w:rsidRDefault="000A3718">
            <w:pPr>
              <w:spacing w:after="60"/>
            </w:pPr>
          </w:p>
          <w:p w14:paraId="3ECA1087" w14:textId="77777777" w:rsidR="000A3718" w:rsidRDefault="000A3718">
            <w:pPr>
              <w:spacing w:after="60"/>
            </w:pPr>
          </w:p>
          <w:p w14:paraId="3ECA1088" w14:textId="77777777" w:rsidR="000A3718" w:rsidRDefault="00BE7DC3" w:rsidP="00D14DD9">
            <w:pPr>
              <w:pStyle w:val="caseheading4second"/>
              <w:numPr>
                <w:ilvl w:val="0"/>
                <w:numId w:val="71"/>
              </w:numPr>
              <w:pPrChange w:id="131" w:author="Nana Yamakawa" w:date="2025-11-18T10:28:00Z" w16du:dateUtc="2025-11-18T01:28:00Z">
                <w:pPr>
                  <w:pStyle w:val="caseheading4second"/>
                  <w:framePr w:hSpace="170" w:wrap="around" w:vAnchor="text" w:hAnchor="text" w:y="1"/>
                  <w:suppressOverlap/>
                </w:pPr>
              </w:pPrChange>
            </w:pPr>
            <w:r>
              <w:rPr>
                <w:rFonts w:hint="eastAsia"/>
              </w:rPr>
              <w:t>4-2-2.</w:t>
            </w:r>
            <w:r>
              <w:rPr>
                <w:rFonts w:hint="eastAsia"/>
              </w:rPr>
              <w:t>補足</w:t>
            </w:r>
          </w:p>
          <w:p w14:paraId="3ECA1089" w14:textId="77777777" w:rsidR="000A3718" w:rsidRDefault="000A3718">
            <w:pPr>
              <w:spacing w:after="60"/>
            </w:pPr>
          </w:p>
          <w:p w14:paraId="3ECA108A" w14:textId="77777777" w:rsidR="000A3718" w:rsidRDefault="000A3718">
            <w:pPr>
              <w:spacing w:after="60"/>
            </w:pPr>
          </w:p>
        </w:tc>
      </w:tr>
    </w:tbl>
    <w:p w14:paraId="3ECA108C" w14:textId="77777777" w:rsidR="000A3718" w:rsidRDefault="000A3718"/>
    <w:sectPr w:rsidR="000A3718">
      <w:headerReference w:type="default" r:id="rId15"/>
      <w:footerReference w:type="default" r:id="rId16"/>
      <w:pgSz w:w="11906" w:h="16838"/>
      <w:pgMar w:top="1134" w:right="1021" w:bottom="1134" w:left="1021" w:header="851" w:footer="11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95B53" w14:textId="77777777" w:rsidR="00C20A0E" w:rsidRDefault="00C20A0E">
      <w:r>
        <w:separator/>
      </w:r>
    </w:p>
  </w:endnote>
  <w:endnote w:type="continuationSeparator" w:id="0">
    <w:p w14:paraId="0FC7D7D3" w14:textId="77777777" w:rsidR="00C20A0E" w:rsidRDefault="00C20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bold">
    <w:panose1 w:val="00000000000000000000"/>
    <w:charset w:val="80"/>
    <w:family w:val="roman"/>
    <w:notTrueType/>
    <w:pitch w:val="default"/>
  </w:font>
  <w:font w:name="Wingdings 2">
    <w:panose1 w:val="050201020105070707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78026"/>
      <w:docPartObj>
        <w:docPartGallery w:val="Page Numbers (Bottom of Page)"/>
        <w:docPartUnique/>
      </w:docPartObj>
    </w:sdtPr>
    <w:sdtEndPr/>
    <w:sdtContent>
      <w:p w14:paraId="3ECA10C6" w14:textId="77777777" w:rsidR="000A3718" w:rsidRDefault="00BE7DC3">
        <w:pPr>
          <w:pStyle w:val="af"/>
          <w:jc w:val="center"/>
        </w:pPr>
        <w:r>
          <w:fldChar w:fldCharType="begin"/>
        </w:r>
        <w:r>
          <w:instrText>PAGE   \* MERGEFORMAT</w:instrText>
        </w:r>
        <w:r>
          <w:fldChar w:fldCharType="separate"/>
        </w:r>
        <w:r>
          <w:rPr>
            <w:lang w:val="ja-JP"/>
          </w:rPr>
          <w:t>2</w:t>
        </w:r>
        <w:r>
          <w:fldChar w:fldCharType="end"/>
        </w:r>
      </w:p>
    </w:sdtContent>
  </w:sdt>
  <w:p w14:paraId="3ECA10C7" w14:textId="77777777" w:rsidR="000A3718" w:rsidRDefault="000A371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BE54" w14:textId="77777777" w:rsidR="00C20A0E" w:rsidRDefault="00C20A0E">
      <w:r>
        <w:separator/>
      </w:r>
    </w:p>
  </w:footnote>
  <w:footnote w:type="continuationSeparator" w:id="0">
    <w:p w14:paraId="38079941" w14:textId="77777777" w:rsidR="00C20A0E" w:rsidRDefault="00C20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3C6D" w14:textId="77777777" w:rsidR="00C20A0E" w:rsidRDefault="00C20A0E">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C8"/>
    <w:multiLevelType w:val="multilevel"/>
    <w:tmpl w:val="EE7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1B62"/>
    <w:multiLevelType w:val="hybridMultilevel"/>
    <w:tmpl w:val="5D5ADA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1B76FF8"/>
    <w:multiLevelType w:val="multilevel"/>
    <w:tmpl w:val="BA7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11111"/>
    <w:multiLevelType w:val="multilevel"/>
    <w:tmpl w:val="E1F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53CD"/>
    <w:multiLevelType w:val="hybridMultilevel"/>
    <w:tmpl w:val="609229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BFB5303"/>
    <w:multiLevelType w:val="multilevel"/>
    <w:tmpl w:val="C66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531A3"/>
    <w:multiLevelType w:val="multilevel"/>
    <w:tmpl w:val="E0A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F1FBF"/>
    <w:multiLevelType w:val="multilevel"/>
    <w:tmpl w:val="0E7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0194A"/>
    <w:multiLevelType w:val="hybridMultilevel"/>
    <w:tmpl w:val="D5F6EC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64F76F5"/>
    <w:multiLevelType w:val="hybridMultilevel"/>
    <w:tmpl w:val="C9788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70E2086"/>
    <w:multiLevelType w:val="hybridMultilevel"/>
    <w:tmpl w:val="E1C62C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8007F37"/>
    <w:multiLevelType w:val="multilevel"/>
    <w:tmpl w:val="66F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4759D"/>
    <w:multiLevelType w:val="hybridMultilevel"/>
    <w:tmpl w:val="D6B8CB6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B4147D1"/>
    <w:multiLevelType w:val="hybridMultilevel"/>
    <w:tmpl w:val="CE5065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1B931CAE"/>
    <w:multiLevelType w:val="multilevel"/>
    <w:tmpl w:val="02A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00457"/>
    <w:multiLevelType w:val="multilevel"/>
    <w:tmpl w:val="359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A50F7"/>
    <w:multiLevelType w:val="hybridMultilevel"/>
    <w:tmpl w:val="A0429B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DA60FEB"/>
    <w:multiLevelType w:val="hybridMultilevel"/>
    <w:tmpl w:val="60AC04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22DC0B42"/>
    <w:multiLevelType w:val="multilevel"/>
    <w:tmpl w:val="3F3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11DE4"/>
    <w:multiLevelType w:val="hybridMultilevel"/>
    <w:tmpl w:val="B96869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25030AB9"/>
    <w:multiLevelType w:val="hybridMultilevel"/>
    <w:tmpl w:val="17D824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6013EE0"/>
    <w:multiLevelType w:val="multilevel"/>
    <w:tmpl w:val="AB5E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C829CD"/>
    <w:multiLevelType w:val="hybridMultilevel"/>
    <w:tmpl w:val="9DF89FC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2A8C0820"/>
    <w:multiLevelType w:val="hybridMultilevel"/>
    <w:tmpl w:val="B7C4618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2ABC2AB3"/>
    <w:multiLevelType w:val="hybridMultilevel"/>
    <w:tmpl w:val="96165E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2ABD542A"/>
    <w:multiLevelType w:val="hybridMultilevel"/>
    <w:tmpl w:val="22E2808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2C880A48"/>
    <w:multiLevelType w:val="hybridMultilevel"/>
    <w:tmpl w:val="56E28CF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2D15420B"/>
    <w:multiLevelType w:val="hybridMultilevel"/>
    <w:tmpl w:val="BC04914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2F8008E4"/>
    <w:multiLevelType w:val="hybridMultilevel"/>
    <w:tmpl w:val="6BDA28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3003298F"/>
    <w:multiLevelType w:val="hybridMultilevel"/>
    <w:tmpl w:val="270A2C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33DF2A32"/>
    <w:multiLevelType w:val="hybridMultilevel"/>
    <w:tmpl w:val="008A12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37364477"/>
    <w:multiLevelType w:val="hybridMultilevel"/>
    <w:tmpl w:val="8274FAA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38782488"/>
    <w:multiLevelType w:val="multilevel"/>
    <w:tmpl w:val="522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45ADA"/>
    <w:multiLevelType w:val="hybridMultilevel"/>
    <w:tmpl w:val="5582E6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39D56E44"/>
    <w:multiLevelType w:val="hybridMultilevel"/>
    <w:tmpl w:val="04E629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3A230FB6"/>
    <w:multiLevelType w:val="hybridMultilevel"/>
    <w:tmpl w:val="D92C2B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3CD866D2"/>
    <w:multiLevelType w:val="hybridMultilevel"/>
    <w:tmpl w:val="9BB015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3D145862"/>
    <w:multiLevelType w:val="hybridMultilevel"/>
    <w:tmpl w:val="0280321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3D1D45AB"/>
    <w:multiLevelType w:val="hybridMultilevel"/>
    <w:tmpl w:val="E86E81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3F3346AE"/>
    <w:multiLevelType w:val="multilevel"/>
    <w:tmpl w:val="AC5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A7270"/>
    <w:multiLevelType w:val="hybridMultilevel"/>
    <w:tmpl w:val="E7265CA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42A56708"/>
    <w:multiLevelType w:val="multilevel"/>
    <w:tmpl w:val="B272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0E7367"/>
    <w:multiLevelType w:val="multilevel"/>
    <w:tmpl w:val="1F7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B61C0"/>
    <w:multiLevelType w:val="hybridMultilevel"/>
    <w:tmpl w:val="85E4234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4" w15:restartNumberingAfterBreak="0">
    <w:nsid w:val="49D36256"/>
    <w:multiLevelType w:val="hybridMultilevel"/>
    <w:tmpl w:val="91A4E2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4B9F69FC"/>
    <w:multiLevelType w:val="hybridMultilevel"/>
    <w:tmpl w:val="731EAF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4C550D3E"/>
    <w:multiLevelType w:val="hybridMultilevel"/>
    <w:tmpl w:val="735645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4C620282"/>
    <w:multiLevelType w:val="hybridMultilevel"/>
    <w:tmpl w:val="DD0832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4D771129"/>
    <w:multiLevelType w:val="hybridMultilevel"/>
    <w:tmpl w:val="13CCD5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4E9C0C72"/>
    <w:multiLevelType w:val="hybridMultilevel"/>
    <w:tmpl w:val="22CC5BF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523216D5"/>
    <w:multiLevelType w:val="multilevel"/>
    <w:tmpl w:val="568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45F44"/>
    <w:multiLevelType w:val="hybridMultilevel"/>
    <w:tmpl w:val="DD8010A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59303C3B"/>
    <w:multiLevelType w:val="hybridMultilevel"/>
    <w:tmpl w:val="C3B0F1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3" w15:restartNumberingAfterBreak="0">
    <w:nsid w:val="5A676A80"/>
    <w:multiLevelType w:val="multilevel"/>
    <w:tmpl w:val="FF3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9461E"/>
    <w:multiLevelType w:val="multilevel"/>
    <w:tmpl w:val="576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AE0158"/>
    <w:multiLevelType w:val="hybridMultilevel"/>
    <w:tmpl w:val="455407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6" w15:restartNumberingAfterBreak="0">
    <w:nsid w:val="65B63EC9"/>
    <w:multiLevelType w:val="multilevel"/>
    <w:tmpl w:val="D05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57D93"/>
    <w:multiLevelType w:val="hybridMultilevel"/>
    <w:tmpl w:val="A94C56F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8" w15:restartNumberingAfterBreak="0">
    <w:nsid w:val="67FA2754"/>
    <w:multiLevelType w:val="hybridMultilevel"/>
    <w:tmpl w:val="E89654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9" w15:restartNumberingAfterBreak="0">
    <w:nsid w:val="6B8406E6"/>
    <w:multiLevelType w:val="multilevel"/>
    <w:tmpl w:val="881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943D6"/>
    <w:multiLevelType w:val="hybridMultilevel"/>
    <w:tmpl w:val="4CACF7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1" w15:restartNumberingAfterBreak="0">
    <w:nsid w:val="6BD227AC"/>
    <w:multiLevelType w:val="hybridMultilevel"/>
    <w:tmpl w:val="58C2608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700007B8"/>
    <w:multiLevelType w:val="multilevel"/>
    <w:tmpl w:val="A1F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31279"/>
    <w:multiLevelType w:val="hybridMultilevel"/>
    <w:tmpl w:val="ADB81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4" w15:restartNumberingAfterBreak="0">
    <w:nsid w:val="717C7F79"/>
    <w:multiLevelType w:val="hybridMultilevel"/>
    <w:tmpl w:val="363C1C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5" w15:restartNumberingAfterBreak="0">
    <w:nsid w:val="73CE7282"/>
    <w:multiLevelType w:val="hybridMultilevel"/>
    <w:tmpl w:val="5C3A9E88"/>
    <w:lvl w:ilvl="0" w:tplc="6436F63A">
      <w:start w:val="1"/>
      <w:numFmt w:val="bullet"/>
      <w:lvlText w:val=""/>
      <w:lvlJc w:val="left"/>
      <w:pPr>
        <w:ind w:left="720" w:hanging="360"/>
      </w:pPr>
      <w:rPr>
        <w:rFonts w:ascii="Symbol" w:hAnsi="Symbol"/>
      </w:rPr>
    </w:lvl>
    <w:lvl w:ilvl="1" w:tplc="9D926F60">
      <w:start w:val="1"/>
      <w:numFmt w:val="bullet"/>
      <w:lvlText w:val=""/>
      <w:lvlJc w:val="left"/>
      <w:pPr>
        <w:ind w:left="720" w:hanging="360"/>
      </w:pPr>
      <w:rPr>
        <w:rFonts w:ascii="Symbol" w:hAnsi="Symbol"/>
      </w:rPr>
    </w:lvl>
    <w:lvl w:ilvl="2" w:tplc="512804C4">
      <w:start w:val="1"/>
      <w:numFmt w:val="bullet"/>
      <w:lvlText w:val=""/>
      <w:lvlJc w:val="left"/>
      <w:pPr>
        <w:ind w:left="720" w:hanging="360"/>
      </w:pPr>
      <w:rPr>
        <w:rFonts w:ascii="Symbol" w:hAnsi="Symbol"/>
      </w:rPr>
    </w:lvl>
    <w:lvl w:ilvl="3" w:tplc="3A9616F4">
      <w:start w:val="1"/>
      <w:numFmt w:val="bullet"/>
      <w:lvlText w:val=""/>
      <w:lvlJc w:val="left"/>
      <w:pPr>
        <w:ind w:left="720" w:hanging="360"/>
      </w:pPr>
      <w:rPr>
        <w:rFonts w:ascii="Symbol" w:hAnsi="Symbol"/>
      </w:rPr>
    </w:lvl>
    <w:lvl w:ilvl="4" w:tplc="EBFEF3CC">
      <w:start w:val="1"/>
      <w:numFmt w:val="bullet"/>
      <w:lvlText w:val=""/>
      <w:lvlJc w:val="left"/>
      <w:pPr>
        <w:ind w:left="720" w:hanging="360"/>
      </w:pPr>
      <w:rPr>
        <w:rFonts w:ascii="Symbol" w:hAnsi="Symbol"/>
      </w:rPr>
    </w:lvl>
    <w:lvl w:ilvl="5" w:tplc="6B204A88">
      <w:start w:val="1"/>
      <w:numFmt w:val="bullet"/>
      <w:lvlText w:val=""/>
      <w:lvlJc w:val="left"/>
      <w:pPr>
        <w:ind w:left="720" w:hanging="360"/>
      </w:pPr>
      <w:rPr>
        <w:rFonts w:ascii="Symbol" w:hAnsi="Symbol"/>
      </w:rPr>
    </w:lvl>
    <w:lvl w:ilvl="6" w:tplc="980C75A0">
      <w:start w:val="1"/>
      <w:numFmt w:val="bullet"/>
      <w:lvlText w:val=""/>
      <w:lvlJc w:val="left"/>
      <w:pPr>
        <w:ind w:left="720" w:hanging="360"/>
      </w:pPr>
      <w:rPr>
        <w:rFonts w:ascii="Symbol" w:hAnsi="Symbol"/>
      </w:rPr>
    </w:lvl>
    <w:lvl w:ilvl="7" w:tplc="FD4284B8">
      <w:start w:val="1"/>
      <w:numFmt w:val="bullet"/>
      <w:lvlText w:val=""/>
      <w:lvlJc w:val="left"/>
      <w:pPr>
        <w:ind w:left="720" w:hanging="360"/>
      </w:pPr>
      <w:rPr>
        <w:rFonts w:ascii="Symbol" w:hAnsi="Symbol"/>
      </w:rPr>
    </w:lvl>
    <w:lvl w:ilvl="8" w:tplc="F17E2C42">
      <w:start w:val="1"/>
      <w:numFmt w:val="bullet"/>
      <w:lvlText w:val=""/>
      <w:lvlJc w:val="left"/>
      <w:pPr>
        <w:ind w:left="720" w:hanging="360"/>
      </w:pPr>
      <w:rPr>
        <w:rFonts w:ascii="Symbol" w:hAnsi="Symbol"/>
      </w:rPr>
    </w:lvl>
  </w:abstractNum>
  <w:abstractNum w:abstractNumId="66" w15:restartNumberingAfterBreak="0">
    <w:nsid w:val="76462D20"/>
    <w:multiLevelType w:val="hybridMultilevel"/>
    <w:tmpl w:val="A3EABE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7" w15:restartNumberingAfterBreak="0">
    <w:nsid w:val="76D47754"/>
    <w:multiLevelType w:val="hybridMultilevel"/>
    <w:tmpl w:val="2FC4B8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8" w15:restartNumberingAfterBreak="0">
    <w:nsid w:val="7E252C73"/>
    <w:multiLevelType w:val="multilevel"/>
    <w:tmpl w:val="E7D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4B6190"/>
    <w:multiLevelType w:val="hybridMultilevel"/>
    <w:tmpl w:val="4E5C9D0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24769279">
    <w:abstractNumId w:val="4"/>
  </w:num>
  <w:num w:numId="2" w16cid:durableId="541750938">
    <w:abstractNumId w:val="55"/>
  </w:num>
  <w:num w:numId="3" w16cid:durableId="233125451">
    <w:abstractNumId w:val="33"/>
  </w:num>
  <w:num w:numId="4" w16cid:durableId="779030334">
    <w:abstractNumId w:val="1"/>
  </w:num>
  <w:num w:numId="5" w16cid:durableId="427236447">
    <w:abstractNumId w:val="28"/>
  </w:num>
  <w:num w:numId="6" w16cid:durableId="437415352">
    <w:abstractNumId w:val="8"/>
  </w:num>
  <w:num w:numId="7" w16cid:durableId="437994903">
    <w:abstractNumId w:val="25"/>
  </w:num>
  <w:num w:numId="8" w16cid:durableId="1311715125">
    <w:abstractNumId w:val="40"/>
  </w:num>
  <w:num w:numId="9" w16cid:durableId="702560798">
    <w:abstractNumId w:val="35"/>
  </w:num>
  <w:num w:numId="10" w16cid:durableId="72549936">
    <w:abstractNumId w:val="22"/>
  </w:num>
  <w:num w:numId="11" w16cid:durableId="422649192">
    <w:abstractNumId w:val="69"/>
  </w:num>
  <w:num w:numId="12" w16cid:durableId="661861292">
    <w:abstractNumId w:val="12"/>
  </w:num>
  <w:num w:numId="13" w16cid:durableId="2109110063">
    <w:abstractNumId w:val="23"/>
  </w:num>
  <w:num w:numId="14" w16cid:durableId="1165437048">
    <w:abstractNumId w:val="45"/>
  </w:num>
  <w:num w:numId="15" w16cid:durableId="501550780">
    <w:abstractNumId w:val="20"/>
  </w:num>
  <w:num w:numId="16" w16cid:durableId="1696736199">
    <w:abstractNumId w:val="46"/>
  </w:num>
  <w:num w:numId="17" w16cid:durableId="1639646700">
    <w:abstractNumId w:val="63"/>
  </w:num>
  <w:num w:numId="18" w16cid:durableId="25255660">
    <w:abstractNumId w:val="30"/>
  </w:num>
  <w:num w:numId="19" w16cid:durableId="1744330672">
    <w:abstractNumId w:val="26"/>
  </w:num>
  <w:num w:numId="20" w16cid:durableId="810248689">
    <w:abstractNumId w:val="19"/>
  </w:num>
  <w:num w:numId="21" w16cid:durableId="1727407933">
    <w:abstractNumId w:val="16"/>
  </w:num>
  <w:num w:numId="22" w16cid:durableId="1343118606">
    <w:abstractNumId w:val="24"/>
  </w:num>
  <w:num w:numId="23" w16cid:durableId="594559335">
    <w:abstractNumId w:val="13"/>
  </w:num>
  <w:num w:numId="24" w16cid:durableId="1870877918">
    <w:abstractNumId w:val="44"/>
  </w:num>
  <w:num w:numId="25" w16cid:durableId="85812461">
    <w:abstractNumId w:val="47"/>
  </w:num>
  <w:num w:numId="26" w16cid:durableId="1005015743">
    <w:abstractNumId w:val="64"/>
  </w:num>
  <w:num w:numId="27" w16cid:durableId="1931936206">
    <w:abstractNumId w:val="29"/>
  </w:num>
  <w:num w:numId="28" w16cid:durableId="805315302">
    <w:abstractNumId w:val="60"/>
  </w:num>
  <w:num w:numId="29" w16cid:durableId="847520665">
    <w:abstractNumId w:val="48"/>
  </w:num>
  <w:num w:numId="30" w16cid:durableId="1381202306">
    <w:abstractNumId w:val="31"/>
  </w:num>
  <w:num w:numId="31" w16cid:durableId="1356423058">
    <w:abstractNumId w:val="67"/>
  </w:num>
  <w:num w:numId="32" w16cid:durableId="1218325339">
    <w:abstractNumId w:val="17"/>
  </w:num>
  <w:num w:numId="33" w16cid:durableId="173305054">
    <w:abstractNumId w:val="49"/>
  </w:num>
  <w:num w:numId="34" w16cid:durableId="814302909">
    <w:abstractNumId w:val="27"/>
  </w:num>
  <w:num w:numId="35" w16cid:durableId="1385367572">
    <w:abstractNumId w:val="66"/>
  </w:num>
  <w:num w:numId="36" w16cid:durableId="289478476">
    <w:abstractNumId w:val="65"/>
  </w:num>
  <w:num w:numId="37" w16cid:durableId="434862066">
    <w:abstractNumId w:val="9"/>
  </w:num>
  <w:num w:numId="38" w16cid:durableId="1745059702">
    <w:abstractNumId w:val="38"/>
  </w:num>
  <w:num w:numId="39" w16cid:durableId="1894001282">
    <w:abstractNumId w:val="55"/>
  </w:num>
  <w:num w:numId="40" w16cid:durableId="508449534">
    <w:abstractNumId w:val="3"/>
  </w:num>
  <w:num w:numId="41" w16cid:durableId="392048388">
    <w:abstractNumId w:val="50"/>
  </w:num>
  <w:num w:numId="42" w16cid:durableId="732698161">
    <w:abstractNumId w:val="15"/>
  </w:num>
  <w:num w:numId="43" w16cid:durableId="1043557057">
    <w:abstractNumId w:val="5"/>
  </w:num>
  <w:num w:numId="44" w16cid:durableId="1869951944">
    <w:abstractNumId w:val="41"/>
  </w:num>
  <w:num w:numId="45" w16cid:durableId="1615284395">
    <w:abstractNumId w:val="39"/>
  </w:num>
  <w:num w:numId="46" w16cid:durableId="1940140913">
    <w:abstractNumId w:val="68"/>
  </w:num>
  <w:num w:numId="47" w16cid:durableId="1675953300">
    <w:abstractNumId w:val="18"/>
  </w:num>
  <w:num w:numId="48" w16cid:durableId="441613181">
    <w:abstractNumId w:val="59"/>
  </w:num>
  <w:num w:numId="49" w16cid:durableId="677002829">
    <w:abstractNumId w:val="32"/>
  </w:num>
  <w:num w:numId="50" w16cid:durableId="1396704604">
    <w:abstractNumId w:val="42"/>
  </w:num>
  <w:num w:numId="51" w16cid:durableId="1435787482">
    <w:abstractNumId w:val="53"/>
  </w:num>
  <w:num w:numId="52" w16cid:durableId="1878926351">
    <w:abstractNumId w:val="0"/>
  </w:num>
  <w:num w:numId="53" w16cid:durableId="1852794605">
    <w:abstractNumId w:val="2"/>
  </w:num>
  <w:num w:numId="54" w16cid:durableId="1382482962">
    <w:abstractNumId w:val="52"/>
  </w:num>
  <w:num w:numId="55" w16cid:durableId="2116095074">
    <w:abstractNumId w:val="43"/>
  </w:num>
  <w:num w:numId="56" w16cid:durableId="1279293148">
    <w:abstractNumId w:val="34"/>
  </w:num>
  <w:num w:numId="57" w16cid:durableId="1420953859">
    <w:abstractNumId w:val="58"/>
  </w:num>
  <w:num w:numId="58" w16cid:durableId="563832653">
    <w:abstractNumId w:val="51"/>
  </w:num>
  <w:num w:numId="59" w16cid:durableId="1069694105">
    <w:abstractNumId w:val="61"/>
  </w:num>
  <w:num w:numId="60" w16cid:durableId="917247571">
    <w:abstractNumId w:val="54"/>
  </w:num>
  <w:num w:numId="61" w16cid:durableId="419835995">
    <w:abstractNumId w:val="36"/>
  </w:num>
  <w:num w:numId="62" w16cid:durableId="820536344">
    <w:abstractNumId w:val="37"/>
  </w:num>
  <w:num w:numId="63" w16cid:durableId="455761695">
    <w:abstractNumId w:val="57"/>
  </w:num>
  <w:num w:numId="64" w16cid:durableId="1606302566">
    <w:abstractNumId w:val="21"/>
  </w:num>
  <w:num w:numId="65" w16cid:durableId="357392174">
    <w:abstractNumId w:val="62"/>
  </w:num>
  <w:num w:numId="66" w16cid:durableId="301157684">
    <w:abstractNumId w:val="11"/>
  </w:num>
  <w:num w:numId="67" w16cid:durableId="1427312971">
    <w:abstractNumId w:val="14"/>
  </w:num>
  <w:num w:numId="68" w16cid:durableId="1718698200">
    <w:abstractNumId w:val="6"/>
  </w:num>
  <w:num w:numId="69" w16cid:durableId="324281790">
    <w:abstractNumId w:val="56"/>
  </w:num>
  <w:num w:numId="70" w16cid:durableId="690421822">
    <w:abstractNumId w:val="7"/>
  </w:num>
  <w:num w:numId="71" w16cid:durableId="19358205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a Yamakawa">
    <w15:presenceInfo w15:providerId="Windows Live" w15:userId="ec634e50cd4362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activeWritingStyle w:appName="MSWord" w:lang="ja-JP" w:vendorID="64" w:dllVersion="0" w:nlCheck="1" w:checkStyle="0"/>
  <w:activeWritingStyle w:appName="MSWord" w:lang="en-US" w:vendorID="64" w:dllVersion="0" w:nlCheck="1" w:checkStyle="0"/>
  <w:activeWritingStyle w:appName="MSWord" w:lang="en-US" w:vendorID="64" w:dllVersion="4096" w:nlCheck="1" w:checkStyle="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18"/>
    <w:rsid w:val="000333E5"/>
    <w:rsid w:val="0008479C"/>
    <w:rsid w:val="000852FF"/>
    <w:rsid w:val="000A3718"/>
    <w:rsid w:val="000A4736"/>
    <w:rsid w:val="00106747"/>
    <w:rsid w:val="00156380"/>
    <w:rsid w:val="001615AF"/>
    <w:rsid w:val="00172014"/>
    <w:rsid w:val="0018062B"/>
    <w:rsid w:val="001A2DD1"/>
    <w:rsid w:val="001A734A"/>
    <w:rsid w:val="001C20B1"/>
    <w:rsid w:val="00207613"/>
    <w:rsid w:val="002076E9"/>
    <w:rsid w:val="0023729C"/>
    <w:rsid w:val="002748AD"/>
    <w:rsid w:val="0028616D"/>
    <w:rsid w:val="00291ABE"/>
    <w:rsid w:val="00322B26"/>
    <w:rsid w:val="00337DC7"/>
    <w:rsid w:val="003455EA"/>
    <w:rsid w:val="003B6416"/>
    <w:rsid w:val="003E1273"/>
    <w:rsid w:val="00415C11"/>
    <w:rsid w:val="00432040"/>
    <w:rsid w:val="0043411F"/>
    <w:rsid w:val="004427FE"/>
    <w:rsid w:val="00456B19"/>
    <w:rsid w:val="00462B89"/>
    <w:rsid w:val="00470BE9"/>
    <w:rsid w:val="004B4CC3"/>
    <w:rsid w:val="004B7FBD"/>
    <w:rsid w:val="00503300"/>
    <w:rsid w:val="005A1807"/>
    <w:rsid w:val="006124E1"/>
    <w:rsid w:val="00617AE8"/>
    <w:rsid w:val="006272C3"/>
    <w:rsid w:val="00692A53"/>
    <w:rsid w:val="006D6C2B"/>
    <w:rsid w:val="006E6D38"/>
    <w:rsid w:val="006F73EB"/>
    <w:rsid w:val="00732957"/>
    <w:rsid w:val="007354ED"/>
    <w:rsid w:val="00774D3C"/>
    <w:rsid w:val="007A5F10"/>
    <w:rsid w:val="007A7EC3"/>
    <w:rsid w:val="00815082"/>
    <w:rsid w:val="00830D0D"/>
    <w:rsid w:val="0084658A"/>
    <w:rsid w:val="008823E2"/>
    <w:rsid w:val="00895B44"/>
    <w:rsid w:val="008B7B0E"/>
    <w:rsid w:val="008E6E76"/>
    <w:rsid w:val="008F68E7"/>
    <w:rsid w:val="0090551D"/>
    <w:rsid w:val="009166A1"/>
    <w:rsid w:val="00930D68"/>
    <w:rsid w:val="009748CF"/>
    <w:rsid w:val="009961E6"/>
    <w:rsid w:val="009A26EA"/>
    <w:rsid w:val="009C0BF0"/>
    <w:rsid w:val="009C3474"/>
    <w:rsid w:val="009F71A5"/>
    <w:rsid w:val="00A161DF"/>
    <w:rsid w:val="00A27CD9"/>
    <w:rsid w:val="00A436DB"/>
    <w:rsid w:val="00A608DE"/>
    <w:rsid w:val="00A71795"/>
    <w:rsid w:val="00AC616A"/>
    <w:rsid w:val="00AD3B4C"/>
    <w:rsid w:val="00B319A1"/>
    <w:rsid w:val="00B4068A"/>
    <w:rsid w:val="00B80939"/>
    <w:rsid w:val="00B83CBF"/>
    <w:rsid w:val="00BB3F14"/>
    <w:rsid w:val="00BB6F67"/>
    <w:rsid w:val="00BC1555"/>
    <w:rsid w:val="00BD7F85"/>
    <w:rsid w:val="00BE7DC3"/>
    <w:rsid w:val="00C16A9A"/>
    <w:rsid w:val="00C20A0E"/>
    <w:rsid w:val="00C409C0"/>
    <w:rsid w:val="00C567F4"/>
    <w:rsid w:val="00C8372F"/>
    <w:rsid w:val="00CE3AE0"/>
    <w:rsid w:val="00D14DD9"/>
    <w:rsid w:val="00D27076"/>
    <w:rsid w:val="00D40E83"/>
    <w:rsid w:val="00D90E8E"/>
    <w:rsid w:val="00D958E7"/>
    <w:rsid w:val="00DB0585"/>
    <w:rsid w:val="00DD5DC7"/>
    <w:rsid w:val="00DF2285"/>
    <w:rsid w:val="00E1746A"/>
    <w:rsid w:val="00E441EA"/>
    <w:rsid w:val="00E44A58"/>
    <w:rsid w:val="00E4741D"/>
    <w:rsid w:val="00E51B46"/>
    <w:rsid w:val="00E934C6"/>
    <w:rsid w:val="00EC618F"/>
    <w:rsid w:val="00EE4C0B"/>
    <w:rsid w:val="00EF6FE1"/>
    <w:rsid w:val="00F048BC"/>
    <w:rsid w:val="00F57D27"/>
    <w:rsid w:val="00F76595"/>
    <w:rsid w:val="00FD4D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CA0CD0"/>
  <w15:chartTrackingRefBased/>
  <w15:docId w15:val="{B065BC43-0597-45DC-A9E9-54A79DFF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2FF"/>
    <w:pPr>
      <w:widowControl w:val="0"/>
      <w:spacing w:after="120"/>
      <w:jc w:val="both"/>
    </w:pPr>
    <w:rPr>
      <w:rFonts w:ascii="Segoe UI" w:eastAsia="游ゴシック" w:hAnsi="Segoe UI"/>
      <w:color w:val="3B3838" w:themeColor="background2" w:themeShade="40"/>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323F4F" w:themeColor="text1"/>
      <w:sz w:val="32"/>
      <w:szCs w:val="32"/>
    </w:rPr>
  </w:style>
  <w:style w:type="paragraph" w:styleId="2">
    <w:name w:val="heading 2"/>
    <w:basedOn w:val="a"/>
    <w:next w:val="a"/>
    <w:link w:val="20"/>
    <w:uiPriority w:val="9"/>
    <w:unhideWhenUsed/>
    <w:qFormat/>
    <w:pPr>
      <w:spacing w:before="240" w:after="80"/>
      <w:outlineLvl w:val="1"/>
    </w:pPr>
    <w:rPr>
      <w:rFonts w:asciiTheme="majorHAnsi" w:eastAsia="游ゴシック Medium" w:hAnsiTheme="majorHAnsi" w:cstheme="majorBidi"/>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23F4F" w:themeColor="text1"/>
      <w:sz w:val="24"/>
      <w:szCs w:val="24"/>
    </w:rPr>
  </w:style>
  <w:style w:type="paragraph" w:styleId="4">
    <w:name w:val="heading 4"/>
    <w:basedOn w:val="a"/>
    <w:next w:val="a"/>
    <w:link w:val="40"/>
    <w:uiPriority w:val="9"/>
    <w:unhideWhenUsed/>
    <w:qFormat/>
    <w:pPr>
      <w:pBdr>
        <w:bottom w:val="dotted" w:sz="4" w:space="1" w:color="auto"/>
      </w:pBdr>
      <w:spacing w:afterLines="50" w:after="50"/>
      <w:outlineLvl w:val="3"/>
    </w:pPr>
    <w:rPr>
      <w:bCs/>
      <w:color w:val="808080" w:themeColor="background1" w:themeShade="80"/>
    </w:rPr>
  </w:style>
  <w:style w:type="paragraph" w:styleId="5">
    <w:name w:val="heading 5"/>
    <w:basedOn w:val="a"/>
    <w:next w:val="a"/>
    <w:link w:val="50"/>
    <w:uiPriority w:val="9"/>
    <w:unhideWhenUsed/>
    <w:qFormat/>
    <w:pPr>
      <w:keepNext/>
      <w:keepLines/>
      <w:spacing w:before="80" w:after="40"/>
      <w:ind w:leftChars="100" w:left="100"/>
      <w:outlineLvl w:val="4"/>
    </w:pPr>
    <w:rPr>
      <w:rFonts w:asciiTheme="majorHAnsi" w:eastAsiaTheme="majorEastAsia" w:hAnsiTheme="majorHAnsi" w:cstheme="majorBidi"/>
      <w:color w:val="323F4F"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323F4F"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323F4F"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323F4F"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323F4F"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uiPriority w:val="9"/>
    <w:rPr>
      <w:bCs/>
      <w:color w:val="808080" w:themeColor="background1" w:themeShade="80"/>
    </w:rPr>
  </w:style>
  <w:style w:type="character" w:customStyle="1" w:styleId="10">
    <w:name w:val="見出し 1 (文字)"/>
    <w:basedOn w:val="a0"/>
    <w:link w:val="1"/>
    <w:uiPriority w:val="9"/>
    <w:rPr>
      <w:rFonts w:asciiTheme="majorHAnsi" w:eastAsiaTheme="majorEastAsia" w:hAnsiTheme="majorHAnsi" w:cstheme="majorBidi"/>
      <w:color w:val="323F4F" w:themeColor="text1"/>
      <w:sz w:val="32"/>
      <w:szCs w:val="32"/>
    </w:rPr>
  </w:style>
  <w:style w:type="character" w:customStyle="1" w:styleId="20">
    <w:name w:val="見出し 2 (文字)"/>
    <w:basedOn w:val="a0"/>
    <w:link w:val="2"/>
    <w:uiPriority w:val="9"/>
    <w:rPr>
      <w:rFonts w:asciiTheme="majorHAnsi" w:eastAsia="游ゴシック Medium" w:hAnsiTheme="majorHAnsi" w:cstheme="majorBidi"/>
      <w:color w:val="3B3838" w:themeColor="background2" w:themeShade="40"/>
      <w:szCs w:val="28"/>
    </w:rPr>
  </w:style>
  <w:style w:type="character" w:customStyle="1" w:styleId="30">
    <w:name w:val="見出し 3 (文字)"/>
    <w:basedOn w:val="a0"/>
    <w:link w:val="3"/>
    <w:uiPriority w:val="9"/>
    <w:semiHidden/>
    <w:rPr>
      <w:rFonts w:asciiTheme="majorHAnsi" w:eastAsiaTheme="majorEastAsia" w:hAnsiTheme="majorHAnsi" w:cstheme="majorBidi"/>
      <w:color w:val="323F4F" w:themeColor="text1"/>
      <w:sz w:val="24"/>
      <w:szCs w:val="24"/>
    </w:rPr>
  </w:style>
  <w:style w:type="character" w:customStyle="1" w:styleId="50">
    <w:name w:val="見出し 5 (文字)"/>
    <w:basedOn w:val="a0"/>
    <w:link w:val="5"/>
    <w:uiPriority w:val="9"/>
    <w:rPr>
      <w:rFonts w:asciiTheme="majorHAnsi" w:eastAsiaTheme="majorEastAsia" w:hAnsiTheme="majorHAnsi" w:cstheme="majorBidi"/>
      <w:color w:val="323F4F" w:themeColor="text1"/>
    </w:rPr>
  </w:style>
  <w:style w:type="character" w:customStyle="1" w:styleId="60">
    <w:name w:val="見出し 6 (文字)"/>
    <w:basedOn w:val="a0"/>
    <w:link w:val="6"/>
    <w:uiPriority w:val="9"/>
    <w:semiHidden/>
    <w:rPr>
      <w:rFonts w:asciiTheme="majorHAnsi" w:eastAsiaTheme="majorEastAsia" w:hAnsiTheme="majorHAnsi" w:cstheme="majorBidi"/>
      <w:color w:val="323F4F" w:themeColor="text1"/>
    </w:rPr>
  </w:style>
  <w:style w:type="character" w:customStyle="1" w:styleId="70">
    <w:name w:val="見出し 7 (文字)"/>
    <w:basedOn w:val="a0"/>
    <w:link w:val="7"/>
    <w:uiPriority w:val="9"/>
    <w:semiHidden/>
    <w:rPr>
      <w:rFonts w:asciiTheme="majorHAnsi" w:eastAsiaTheme="majorEastAsia" w:hAnsiTheme="majorHAnsi" w:cstheme="majorBidi"/>
      <w:color w:val="323F4F" w:themeColor="text1"/>
    </w:rPr>
  </w:style>
  <w:style w:type="character" w:customStyle="1" w:styleId="80">
    <w:name w:val="見出し 8 (文字)"/>
    <w:basedOn w:val="a0"/>
    <w:link w:val="8"/>
    <w:uiPriority w:val="9"/>
    <w:semiHidden/>
    <w:rPr>
      <w:rFonts w:asciiTheme="majorHAnsi" w:eastAsiaTheme="majorEastAsia" w:hAnsiTheme="majorHAnsi" w:cstheme="majorBidi"/>
      <w:color w:val="323F4F" w:themeColor="text1"/>
    </w:rPr>
  </w:style>
  <w:style w:type="character" w:customStyle="1" w:styleId="90">
    <w:name w:val="見出し 9 (文字)"/>
    <w:basedOn w:val="a0"/>
    <w:link w:val="9"/>
    <w:uiPriority w:val="9"/>
    <w:semiHidden/>
    <w:rPr>
      <w:rFonts w:asciiTheme="majorHAnsi" w:eastAsiaTheme="majorEastAsia" w:hAnsiTheme="majorHAnsi" w:cstheme="majorBidi"/>
      <w:color w:val="323F4F" w:themeColor="text1"/>
    </w:rPr>
  </w:style>
  <w:style w:type="paragraph" w:styleId="a3">
    <w:name w:val="Title"/>
    <w:basedOn w:val="a"/>
    <w:next w:val="a"/>
    <w:link w:val="a4"/>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numPr>
        <w:ilvl w:val="1"/>
      </w:numPr>
      <w:spacing w:after="160"/>
      <w:jc w:val="center"/>
    </w:pPr>
    <w:rPr>
      <w:rFonts w:asciiTheme="majorHAnsi" w:eastAsiaTheme="majorEastAsia" w:hAnsiTheme="majorHAnsi" w:cstheme="majorBidi"/>
      <w:color w:val="667F9E" w:themeColor="text1" w:themeTint="A6"/>
      <w:spacing w:val="15"/>
      <w:sz w:val="28"/>
      <w:szCs w:val="28"/>
    </w:rPr>
  </w:style>
  <w:style w:type="character" w:customStyle="1" w:styleId="a6">
    <w:name w:val="副題 (文字)"/>
    <w:basedOn w:val="a0"/>
    <w:link w:val="a5"/>
    <w:uiPriority w:val="11"/>
    <w:rPr>
      <w:rFonts w:asciiTheme="majorHAnsi" w:eastAsiaTheme="majorEastAsia" w:hAnsiTheme="majorHAnsi" w:cstheme="majorBidi"/>
      <w:color w:val="667F9E" w:themeColor="text1" w:themeTint="A6"/>
      <w:spacing w:val="15"/>
      <w:sz w:val="28"/>
      <w:szCs w:val="28"/>
    </w:rPr>
  </w:style>
  <w:style w:type="paragraph" w:styleId="a7">
    <w:name w:val="Quote"/>
    <w:basedOn w:val="a"/>
    <w:next w:val="a"/>
    <w:link w:val="a8"/>
    <w:uiPriority w:val="29"/>
    <w:qFormat/>
    <w:pPr>
      <w:spacing w:before="160" w:after="160"/>
      <w:jc w:val="center"/>
    </w:pPr>
    <w:rPr>
      <w:i/>
      <w:iCs/>
      <w:color w:val="576D89" w:themeColor="text1" w:themeTint="BF"/>
    </w:rPr>
  </w:style>
  <w:style w:type="character" w:customStyle="1" w:styleId="a8">
    <w:name w:val="引用文 (文字)"/>
    <w:basedOn w:val="a0"/>
    <w:link w:val="a7"/>
    <w:uiPriority w:val="29"/>
    <w:rPr>
      <w:i/>
      <w:iCs/>
      <w:color w:val="576D89" w:themeColor="text1" w:themeTint="BF"/>
    </w:rPr>
  </w:style>
  <w:style w:type="paragraph" w:styleId="a9">
    <w:name w:val="List Paragraph"/>
    <w:basedOn w:val="a"/>
    <w:uiPriority w:val="34"/>
    <w:qFormat/>
    <w:pPr>
      <w:ind w:left="720"/>
      <w:contextualSpacing/>
    </w:pPr>
  </w:style>
  <w:style w:type="character" w:styleId="21">
    <w:name w:val="Intense Emphasis"/>
    <w:basedOn w:val="a0"/>
    <w:uiPriority w:val="21"/>
    <w:qFormat/>
    <w:rPr>
      <w:i/>
      <w:iCs/>
      <w:color w:val="2F5496" w:themeColor="accent1" w:themeShade="BF"/>
    </w:rPr>
  </w:style>
  <w:style w:type="paragraph" w:styleId="22">
    <w:name w:val="Intense Quote"/>
    <w:basedOn w:val="a"/>
    <w:next w:val="a"/>
    <w:link w:val="2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Pr>
      <w:i/>
      <w:iCs/>
      <w:color w:val="2F5496" w:themeColor="accent1" w:themeShade="BF"/>
    </w:rPr>
  </w:style>
  <w:style w:type="character" w:styleId="24">
    <w:name w:val="Intense Reference"/>
    <w:basedOn w:val="a0"/>
    <w:uiPriority w:val="32"/>
    <w:qFormat/>
    <w:rPr>
      <w:b/>
      <w:bCs/>
      <w:smallCaps/>
      <w:color w:val="2F5496" w:themeColor="accent1" w:themeShade="BF"/>
      <w:spacing w:val="5"/>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_paragraph"/>
    <w:link w:val="tableparagraph0"/>
    <w:qFormat/>
    <w:rPr>
      <w:rFonts w:ascii="Segoe UI" w:eastAsia="游ゴシック" w:hAnsi="Segoe UI"/>
      <w:color w:val="3B3838" w:themeColor="background2" w:themeShade="40"/>
    </w:rPr>
  </w:style>
  <w:style w:type="character" w:customStyle="1" w:styleId="tableparagraph0">
    <w:name w:val="table_paragraph (文字)"/>
    <w:basedOn w:val="a0"/>
    <w:link w:val="tableparagraph"/>
    <w:rPr>
      <w:rFonts w:ascii="Segoe UI" w:eastAsia="游ゴシック" w:hAnsi="Segoe UI"/>
      <w:color w:val="3B3838" w:themeColor="background2" w:themeShade="40"/>
    </w:rPr>
  </w:style>
  <w:style w:type="character" w:styleId="ab">
    <w:name w:val="Hyperlink"/>
    <w:basedOn w:val="a0"/>
    <w:uiPriority w:val="99"/>
    <w:unhideWhenUsed/>
    <w:rPr>
      <w:color w:val="4472C4" w:themeColor="hyperlink"/>
      <w:u w:val="single"/>
    </w:rPr>
  </w:style>
  <w:style w:type="character" w:styleId="ac">
    <w:name w:val="Unresolved Mention"/>
    <w:basedOn w:val="a0"/>
    <w:uiPriority w:val="99"/>
    <w:semiHidden/>
    <w:unhideWhenUsed/>
    <w:rPr>
      <w:color w:val="605E5C"/>
      <w:shd w:val="clear" w:color="auto" w:fill="E1DFDD"/>
    </w:rPr>
  </w:style>
  <w:style w:type="paragraph" w:styleId="ad">
    <w:name w:val="header"/>
    <w:basedOn w:val="a"/>
    <w:link w:val="ae"/>
    <w:uiPriority w:val="99"/>
    <w:unhideWhenUsed/>
    <w:pPr>
      <w:tabs>
        <w:tab w:val="center" w:pos="4252"/>
        <w:tab w:val="right" w:pos="8504"/>
      </w:tabs>
      <w:snapToGrid w:val="0"/>
    </w:pPr>
  </w:style>
  <w:style w:type="character" w:customStyle="1" w:styleId="ae">
    <w:name w:val="ヘッダー (文字)"/>
    <w:basedOn w:val="a0"/>
    <w:link w:val="ad"/>
    <w:uiPriority w:val="99"/>
    <w:rPr>
      <w:rFonts w:ascii="Segoe UI" w:eastAsia="游ゴシック" w:hAnsi="Segoe UI"/>
      <w:color w:val="3B3838" w:themeColor="background2" w:themeShade="40"/>
    </w:rPr>
  </w:style>
  <w:style w:type="paragraph" w:styleId="af">
    <w:name w:val="footer"/>
    <w:basedOn w:val="a"/>
    <w:link w:val="af0"/>
    <w:uiPriority w:val="99"/>
    <w:unhideWhenUsed/>
    <w:pPr>
      <w:tabs>
        <w:tab w:val="center" w:pos="4252"/>
        <w:tab w:val="right" w:pos="8504"/>
      </w:tabs>
      <w:snapToGrid w:val="0"/>
    </w:pPr>
  </w:style>
  <w:style w:type="character" w:customStyle="1" w:styleId="af0">
    <w:name w:val="フッター (文字)"/>
    <w:basedOn w:val="a0"/>
    <w:link w:val="af"/>
    <w:uiPriority w:val="99"/>
    <w:rPr>
      <w:rFonts w:ascii="Segoe UI" w:eastAsia="游ゴシック" w:hAnsi="Segoe UI"/>
      <w:color w:val="3B3838" w:themeColor="background2" w:themeShade="40"/>
    </w:rPr>
  </w:style>
  <w:style w:type="character" w:styleId="af1">
    <w:name w:val="Placeholder Text"/>
    <w:basedOn w:val="a0"/>
    <w:uiPriority w:val="99"/>
    <w:semiHidden/>
    <w:rPr>
      <w:color w:val="666666"/>
    </w:rPr>
  </w:style>
  <w:style w:type="character" w:styleId="af2">
    <w:name w:val="annotation reference"/>
    <w:basedOn w:val="a0"/>
    <w:uiPriority w:val="99"/>
    <w:semiHidden/>
    <w:unhideWhenUsed/>
    <w:rPr>
      <w:sz w:val="18"/>
      <w:szCs w:val="18"/>
    </w:rPr>
  </w:style>
  <w:style w:type="paragraph" w:styleId="af3">
    <w:name w:val="annotation text"/>
    <w:basedOn w:val="a"/>
    <w:link w:val="af4"/>
    <w:uiPriority w:val="99"/>
    <w:unhideWhenUsed/>
    <w:pPr>
      <w:jc w:val="left"/>
    </w:pPr>
  </w:style>
  <w:style w:type="character" w:customStyle="1" w:styleId="af4">
    <w:name w:val="コメント文字列 (文字)"/>
    <w:basedOn w:val="a0"/>
    <w:link w:val="af3"/>
    <w:uiPriority w:val="99"/>
    <w:rPr>
      <w:rFonts w:ascii="Segoe UI" w:eastAsia="游ゴシック" w:hAnsi="Segoe UI"/>
      <w:color w:val="3B3838" w:themeColor="background2" w:themeShade="40"/>
    </w:rPr>
  </w:style>
  <w:style w:type="paragraph" w:styleId="af5">
    <w:name w:val="annotation subject"/>
    <w:basedOn w:val="af3"/>
    <w:next w:val="af3"/>
    <w:link w:val="af6"/>
    <w:uiPriority w:val="99"/>
    <w:semiHidden/>
    <w:unhideWhenUsed/>
    <w:rPr>
      <w:b/>
      <w:bCs/>
    </w:rPr>
  </w:style>
  <w:style w:type="character" w:customStyle="1" w:styleId="af6">
    <w:name w:val="コメント内容 (文字)"/>
    <w:basedOn w:val="af4"/>
    <w:link w:val="af5"/>
    <w:uiPriority w:val="99"/>
    <w:semiHidden/>
    <w:rPr>
      <w:rFonts w:ascii="Segoe UI" w:eastAsia="游ゴシック" w:hAnsi="Segoe UI"/>
      <w:b/>
      <w:bCs/>
      <w:color w:val="3B3838" w:themeColor="background2" w:themeShade="40"/>
    </w:rPr>
  </w:style>
  <w:style w:type="paragraph" w:customStyle="1" w:styleId="note">
    <w:name w:val="note"/>
    <w:basedOn w:val="a"/>
    <w:link w:val="note0"/>
    <w:qFormat/>
    <w:pPr>
      <w:spacing w:line="280" w:lineRule="exact"/>
    </w:pPr>
    <w:rPr>
      <w:sz w:val="16"/>
    </w:rPr>
  </w:style>
  <w:style w:type="character" w:customStyle="1" w:styleId="note0">
    <w:name w:val="note (文字)"/>
    <w:basedOn w:val="a0"/>
    <w:link w:val="note"/>
    <w:rPr>
      <w:rFonts w:ascii="Segoe UI" w:eastAsia="游ゴシック" w:hAnsi="Segoe UI"/>
      <w:color w:val="3B3838" w:themeColor="background2" w:themeShade="40"/>
      <w:sz w:val="16"/>
    </w:rPr>
  </w:style>
  <w:style w:type="paragraph" w:customStyle="1" w:styleId="covertitle01">
    <w:name w:val="cover_title_01"/>
    <w:basedOn w:val="a"/>
    <w:link w:val="covertitle010"/>
    <w:qFormat/>
    <w:pPr>
      <w:spacing w:before="240"/>
      <w:jc w:val="left"/>
    </w:pPr>
    <w:rPr>
      <w:rFonts w:eastAsia="游ゴシック bold"/>
      <w:color w:val="8F91C6"/>
      <w:sz w:val="24"/>
      <w:szCs w:val="32"/>
    </w:rPr>
  </w:style>
  <w:style w:type="character" w:customStyle="1" w:styleId="covertitle010">
    <w:name w:val="cover_title_01 (文字)"/>
    <w:basedOn w:val="a0"/>
    <w:link w:val="covertitle01"/>
    <w:rPr>
      <w:rFonts w:ascii="Segoe UI" w:eastAsia="游ゴシック bold" w:hAnsi="Segoe UI"/>
      <w:color w:val="8F91C6"/>
      <w:sz w:val="24"/>
      <w:szCs w:val="32"/>
    </w:rPr>
  </w:style>
  <w:style w:type="paragraph" w:customStyle="1" w:styleId="covertitle02">
    <w:name w:val="cover_title_02"/>
    <w:link w:val="covertitle020"/>
    <w:qFormat/>
    <w:pPr>
      <w:spacing w:line="600" w:lineRule="exact"/>
    </w:pPr>
    <w:rPr>
      <w:rFonts w:ascii="Segoe UI" w:eastAsia="游ゴシック" w:hAnsi="Segoe UI"/>
      <w:color w:val="3B3838" w:themeColor="background2" w:themeShade="40"/>
      <w:sz w:val="36"/>
      <w:szCs w:val="28"/>
    </w:rPr>
  </w:style>
  <w:style w:type="character" w:customStyle="1" w:styleId="covertitle020">
    <w:name w:val="cover_title_02 (文字)"/>
    <w:basedOn w:val="covertitle010"/>
    <w:link w:val="covertitle02"/>
    <w:rPr>
      <w:rFonts w:ascii="Segoe UI" w:eastAsia="游ゴシック" w:hAnsi="Segoe UI"/>
      <w:color w:val="3B3838" w:themeColor="background2" w:themeShade="40"/>
      <w:sz w:val="36"/>
      <w:szCs w:val="28"/>
    </w:rPr>
  </w:style>
  <w:style w:type="paragraph" w:customStyle="1" w:styleId="tablep">
    <w:name w:val="table_p"/>
    <w:link w:val="tablep0"/>
    <w:qFormat/>
    <w:pPr>
      <w:framePr w:hSpace="170" w:wrap="around" w:vAnchor="text" w:hAnchor="text" w:y="1"/>
      <w:suppressOverlap/>
    </w:pPr>
    <w:rPr>
      <w:rFonts w:ascii="Segoe UI" w:eastAsia="游ゴシック" w:hAnsi="Segoe UI"/>
      <w:color w:val="3B3838" w:themeColor="background2" w:themeShade="40"/>
      <w:sz w:val="20"/>
    </w:rPr>
  </w:style>
  <w:style w:type="character" w:customStyle="1" w:styleId="tablep0">
    <w:name w:val="table_p (文字)"/>
    <w:basedOn w:val="a0"/>
    <w:link w:val="tablep"/>
    <w:rPr>
      <w:rFonts w:ascii="Segoe UI" w:eastAsia="游ゴシック" w:hAnsi="Segoe UI"/>
      <w:color w:val="3B3838" w:themeColor="background2" w:themeShade="40"/>
      <w:sz w:val="20"/>
    </w:rPr>
  </w:style>
  <w:style w:type="paragraph" w:customStyle="1" w:styleId="caseheading1">
    <w:name w:val="case_heading_1"/>
    <w:basedOn w:val="4"/>
    <w:link w:val="caseheading10"/>
    <w:pPr>
      <w:framePr w:hSpace="170" w:wrap="around" w:vAnchor="text" w:hAnchor="text" w:y="1"/>
      <w:spacing w:after="180"/>
      <w:suppressOverlap/>
    </w:pPr>
  </w:style>
  <w:style w:type="character" w:customStyle="1" w:styleId="caseheading10">
    <w:name w:val="case_heading_1 (文字)"/>
    <w:basedOn w:val="40"/>
    <w:link w:val="caseheading1"/>
    <w:rPr>
      <w:rFonts w:ascii="Segoe UI" w:eastAsia="游ゴシック" w:hAnsi="Segoe UI"/>
      <w:bCs/>
      <w:color w:val="808080" w:themeColor="background1" w:themeShade="80"/>
    </w:rPr>
  </w:style>
  <w:style w:type="paragraph" w:customStyle="1" w:styleId="caseheaddig1">
    <w:name w:val="case_headdig_1"/>
    <w:basedOn w:val="tableparagraph"/>
    <w:link w:val="caseheaddig10"/>
    <w:qFormat/>
    <w:pPr>
      <w:spacing w:after="240"/>
    </w:pPr>
    <w:rPr>
      <w:rFonts w:eastAsia="游ゴシック bold"/>
      <w:sz w:val="28"/>
    </w:rPr>
  </w:style>
  <w:style w:type="character" w:customStyle="1" w:styleId="caseheaddig10">
    <w:name w:val="case_headdig_1 (文字)"/>
    <w:basedOn w:val="tableparagraph0"/>
    <w:link w:val="caseheaddig1"/>
    <w:rPr>
      <w:rFonts w:ascii="Segoe UI" w:eastAsia="游ゴシック bold" w:hAnsi="Segoe UI"/>
      <w:color w:val="3B3838" w:themeColor="background2" w:themeShade="40"/>
      <w:sz w:val="28"/>
    </w:rPr>
  </w:style>
  <w:style w:type="paragraph" w:customStyle="1" w:styleId="caseheading2">
    <w:name w:val="case_heading_2"/>
    <w:basedOn w:val="a"/>
    <w:link w:val="caseheading20"/>
    <w:qFormat/>
    <w:pPr>
      <w:pBdr>
        <w:top w:val="single" w:sz="24" w:space="8" w:color="8F91C6"/>
        <w:left w:val="single" w:sz="24" w:space="6" w:color="8F91C6"/>
        <w:bottom w:val="single" w:sz="24" w:space="8" w:color="8F91C6"/>
        <w:right w:val="single" w:sz="24" w:space="6" w:color="8F91C6"/>
      </w:pBdr>
      <w:shd w:val="clear" w:color="auto" w:fill="8F91C6"/>
      <w:spacing w:after="0" w:line="240" w:lineRule="exact"/>
      <w:ind w:left="227" w:right="227"/>
    </w:pPr>
    <w:rPr>
      <w:color w:val="FFFFFF" w:themeColor="background1"/>
      <w:sz w:val="24"/>
    </w:rPr>
  </w:style>
  <w:style w:type="character" w:customStyle="1" w:styleId="caseheading20">
    <w:name w:val="case_heading_2 (文字)"/>
    <w:basedOn w:val="a0"/>
    <w:link w:val="caseheading2"/>
    <w:rPr>
      <w:rFonts w:ascii="Segoe UI" w:eastAsia="游ゴシック" w:hAnsi="Segoe UI"/>
      <w:color w:val="FFFFFF" w:themeColor="background1"/>
      <w:sz w:val="24"/>
      <w:shd w:val="clear" w:color="auto" w:fill="8F91C6"/>
    </w:rPr>
  </w:style>
  <w:style w:type="paragraph" w:customStyle="1" w:styleId="caseheading3">
    <w:name w:val="case_heading_3"/>
    <w:link w:val="caseheading30"/>
    <w:qFormat/>
    <w:pPr>
      <w:spacing w:before="180" w:after="60"/>
    </w:pPr>
    <w:rPr>
      <w:rFonts w:ascii="Segoe UI" w:eastAsia="游ゴシック Medium" w:hAnsi="Segoe UI" w:cstheme="majorBidi"/>
      <w:color w:val="3B3838" w:themeColor="background2" w:themeShade="40"/>
      <w:sz w:val="24"/>
      <w:szCs w:val="24"/>
    </w:rPr>
  </w:style>
  <w:style w:type="character" w:customStyle="1" w:styleId="caseheading30">
    <w:name w:val="case_heading_3 (文字)"/>
    <w:basedOn w:val="30"/>
    <w:link w:val="caseheading3"/>
    <w:rPr>
      <w:rFonts w:ascii="Segoe UI" w:eastAsia="游ゴシック Medium" w:hAnsi="Segoe UI" w:cstheme="majorBidi"/>
      <w:color w:val="3B3838" w:themeColor="background2" w:themeShade="40"/>
      <w:sz w:val="24"/>
      <w:szCs w:val="24"/>
    </w:rPr>
  </w:style>
  <w:style w:type="paragraph" w:customStyle="1" w:styleId="caseheading4second">
    <w:name w:val="case_heading_4_second"/>
    <w:basedOn w:val="a"/>
    <w:next w:val="a"/>
    <w:link w:val="caseheading4second0"/>
    <w:qFormat/>
    <w:pPr>
      <w:spacing w:before="240" w:after="180"/>
    </w:pPr>
    <w:rPr>
      <w:b/>
    </w:rPr>
  </w:style>
  <w:style w:type="character" w:customStyle="1" w:styleId="caseheading4second0">
    <w:name w:val="case_heading_4_second (文字)"/>
    <w:basedOn w:val="a0"/>
    <w:link w:val="caseheading4second"/>
    <w:rPr>
      <w:rFonts w:ascii="Segoe UI" w:eastAsia="游ゴシック" w:hAnsi="Segoe UI"/>
      <w:b/>
      <w:color w:val="3B3838" w:themeColor="background2" w:themeShade="40"/>
    </w:rPr>
  </w:style>
  <w:style w:type="paragraph" w:customStyle="1" w:styleId="caseheading4first">
    <w:name w:val="case_heading_4_first"/>
    <w:basedOn w:val="caseheading4second"/>
    <w:link w:val="caseheading4first0"/>
    <w:qFormat/>
    <w:pPr>
      <w:framePr w:hSpace="170" w:wrap="around" w:vAnchor="text" w:hAnchor="text" w:y="1"/>
      <w:spacing w:before="0"/>
      <w:suppressOverlap/>
    </w:pPr>
  </w:style>
  <w:style w:type="character" w:customStyle="1" w:styleId="caseheading4first0">
    <w:name w:val="case_heading_4_first (文字)"/>
    <w:basedOn w:val="caseheading4second0"/>
    <w:link w:val="caseheading4first"/>
    <w:rPr>
      <w:rFonts w:ascii="Segoe UI" w:eastAsia="游ゴシック" w:hAnsi="Segoe UI"/>
      <w:b/>
      <w:color w:val="3B3838" w:themeColor="background2" w:themeShade="40"/>
    </w:rPr>
  </w:style>
  <w:style w:type="paragraph" w:customStyle="1" w:styleId="casetableparagraph">
    <w:name w:val="case_table_paragraph"/>
    <w:basedOn w:val="tableparagraph"/>
    <w:link w:val="casetableparagraph0"/>
    <w:qFormat/>
    <w:pPr>
      <w:framePr w:hSpace="170" w:wrap="around" w:vAnchor="text" w:hAnchor="text" w:y="1"/>
      <w:suppressOverlap/>
      <w:jc w:val="right"/>
    </w:pPr>
    <w:rPr>
      <w:sz w:val="20"/>
    </w:rPr>
  </w:style>
  <w:style w:type="character" w:customStyle="1" w:styleId="casetableparagraph0">
    <w:name w:val="case_table_paragraph (文字)"/>
    <w:basedOn w:val="tableparagraph0"/>
    <w:link w:val="casetableparagraph"/>
    <w:rPr>
      <w:rFonts w:ascii="Segoe UI" w:eastAsia="游ゴシック" w:hAnsi="Segoe UI"/>
      <w:color w:val="3B3838" w:themeColor="background2" w:themeShade="40"/>
      <w:sz w:val="20"/>
    </w:rPr>
  </w:style>
  <w:style w:type="paragraph" w:customStyle="1" w:styleId="caseheading5">
    <w:name w:val="case_heading_5"/>
    <w:link w:val="caseheading50"/>
    <w:qFormat/>
    <w:pPr>
      <w:framePr w:hSpace="170" w:wrap="around" w:vAnchor="text" w:hAnchor="text" w:y="1"/>
      <w:spacing w:before="180" w:after="60"/>
      <w:suppressOverlap/>
    </w:pPr>
    <w:rPr>
      <w:rFonts w:ascii="Segoe UI" w:eastAsia="游ゴシック" w:hAnsi="Segoe UI"/>
      <w:color w:val="3B3838" w:themeColor="background2" w:themeShade="40"/>
      <w:u w:val="single"/>
    </w:rPr>
  </w:style>
  <w:style w:type="character" w:customStyle="1" w:styleId="caseheading50">
    <w:name w:val="case_heading_5 (文字)"/>
    <w:basedOn w:val="50"/>
    <w:link w:val="caseheading5"/>
    <w:rPr>
      <w:rFonts w:ascii="Segoe UI" w:eastAsia="游ゴシック" w:hAnsi="Segoe UI" w:cstheme="majorBidi"/>
      <w:color w:val="3B3838" w:themeColor="background2" w:themeShade="40"/>
      <w:u w:val="single"/>
    </w:rPr>
  </w:style>
  <w:style w:type="character" w:styleId="af7">
    <w:name w:val="FollowedHyperlink"/>
    <w:basedOn w:val="a0"/>
    <w:uiPriority w:val="99"/>
    <w:semiHidden/>
    <w:unhideWhenUsed/>
    <w:rPr>
      <w:color w:val="4472C4" w:themeColor="followedHyperlink"/>
      <w:u w:val="single"/>
    </w:rPr>
  </w:style>
  <w:style w:type="paragraph" w:styleId="af8">
    <w:name w:val="Balloon Text"/>
    <w:basedOn w:val="a"/>
    <w:link w:val="af9"/>
    <w:uiPriority w:val="99"/>
    <w:semiHidden/>
    <w:unhideWhenUsed/>
    <w:pPr>
      <w:spacing w:after="0"/>
    </w:pPr>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Pr>
      <w:rFonts w:asciiTheme="majorHAnsi" w:eastAsiaTheme="majorEastAsia" w:hAnsiTheme="majorHAnsi" w:cstheme="majorBidi"/>
      <w:color w:val="3B3838" w:themeColor="background2" w:themeShade="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7284">
      <w:bodyDiv w:val="1"/>
      <w:marLeft w:val="0"/>
      <w:marRight w:val="0"/>
      <w:marTop w:val="0"/>
      <w:marBottom w:val="0"/>
      <w:divBdr>
        <w:top w:val="none" w:sz="0" w:space="0" w:color="auto"/>
        <w:left w:val="none" w:sz="0" w:space="0" w:color="auto"/>
        <w:bottom w:val="none" w:sz="0" w:space="0" w:color="auto"/>
        <w:right w:val="none" w:sz="0" w:space="0" w:color="auto"/>
      </w:divBdr>
    </w:div>
    <w:div w:id="582884916">
      <w:bodyDiv w:val="1"/>
      <w:marLeft w:val="0"/>
      <w:marRight w:val="0"/>
      <w:marTop w:val="0"/>
      <w:marBottom w:val="0"/>
      <w:divBdr>
        <w:top w:val="none" w:sz="0" w:space="0" w:color="auto"/>
        <w:left w:val="none" w:sz="0" w:space="0" w:color="auto"/>
        <w:bottom w:val="none" w:sz="0" w:space="0" w:color="auto"/>
        <w:right w:val="none" w:sz="0" w:space="0" w:color="auto"/>
      </w:divBdr>
    </w:div>
    <w:div w:id="10857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amatsu-cci.or.jp/members/" TargetMode="External"/><Relationship Id="rId13" Type="http://schemas.openxmlformats.org/officeDocument/2006/relationships/hyperlink" Target="https://positive-ryouritsu.mhlw.go.jp/positivedb/"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lw.go.jp/stf/seisakunitsuite/bunya/0000091025.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hlw.go.jp/stf/seisakunitsuite/bunya/kodomo/shokuba_kosodate/kurumin/index.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biz-id.go.jp/to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ryouritsu.mhlw.go.jp/" TargetMode="External"/></Relationships>
</file>

<file path=word/theme/theme1.xml><?xml version="1.0" encoding="utf-8"?>
<a:theme xmlns:a="http://schemas.openxmlformats.org/drawingml/2006/main" name="Office テーマ">
  <a:themeElements>
    <a:clrScheme name="BASE">
      <a:dk1>
        <a:srgbClr val="323F4F"/>
      </a:dk1>
      <a:lt1>
        <a:sysClr val="window" lastClr="FFFFFF"/>
      </a:lt1>
      <a:dk2>
        <a:srgbClr val="44546A"/>
      </a:dk2>
      <a:lt2>
        <a:srgbClr val="E7E6E6"/>
      </a:lt2>
      <a:accent1>
        <a:srgbClr val="4472C4"/>
      </a:accent1>
      <a:accent2>
        <a:srgbClr val="ED7D31"/>
      </a:accent2>
      <a:accent3>
        <a:srgbClr val="A5A5A5"/>
      </a:accent3>
      <a:accent4>
        <a:srgbClr val="E60033"/>
      </a:accent4>
      <a:accent5>
        <a:srgbClr val="0095D9"/>
      </a:accent5>
      <a:accent6>
        <a:srgbClr val="70AD47"/>
      </a:accent6>
      <a:hlink>
        <a:srgbClr val="4472C4"/>
      </a:hlink>
      <a:folHlink>
        <a:srgbClr val="4472C4"/>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A023-947E-4B5E-8476-7572E6B7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31</Pages>
  <Words>12366</Words>
  <Characters>12862</Characters>
  <Application>Microsoft Office Word</Application>
  <DocSecurity>0</DocSecurity>
  <Lines>803</Lines>
  <Paragraphs>681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dc:creator>
  <cp:keywords/>
  <dc:description/>
  <cp:lastModifiedBy>Nana Yamakawa</cp:lastModifiedBy>
  <cp:revision>1</cp:revision>
  <cp:lastPrinted>2024-10-21T02:50:00Z</cp:lastPrinted>
  <dcterms:created xsi:type="dcterms:W3CDTF">2025-11-13T01:59:00Z</dcterms:created>
  <dcterms:modified xsi:type="dcterms:W3CDTF">2025-11-18T01:29:00Z</dcterms:modified>
</cp:coreProperties>
</file>